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cs="Arial" w:asciiTheme="minorHAnsi" w:hAnsiTheme="minorHAnsi" w:eastAsiaTheme="minorEastAsia"/>
          <w:b/>
          <w:sz w:val="40"/>
          <w:szCs w:val="40"/>
        </w:rPr>
      </w:pPr>
      <w:r>
        <w:rPr>
          <w:rFonts w:hint="eastAsia" w:cs="Arial" w:asciiTheme="minorHAnsi" w:hAnsiTheme="minorHAnsi" w:eastAsiaTheme="minorEastAsia"/>
          <w:b/>
          <w:sz w:val="40"/>
          <w:szCs w:val="40"/>
        </w:rPr>
        <w:t>“花旗银行财富管理”</w:t>
      </w:r>
      <w:r>
        <w:rPr>
          <w:rFonts w:cs="Arial" w:asciiTheme="minorHAnsi" w:hAnsiTheme="minorHAnsi" w:eastAsiaTheme="minorEastAsia"/>
          <w:b/>
          <w:sz w:val="40"/>
          <w:szCs w:val="40"/>
        </w:rPr>
        <w:t>微信</w:t>
      </w:r>
      <w:r>
        <w:rPr>
          <w:rFonts w:hint="eastAsia" w:cs="Arial" w:asciiTheme="minorHAnsi" w:hAnsiTheme="minorHAnsi" w:eastAsiaTheme="minorEastAsia"/>
          <w:b/>
          <w:sz w:val="40"/>
          <w:szCs w:val="40"/>
        </w:rPr>
        <w:t>推文</w:t>
      </w:r>
      <w:r>
        <w:rPr>
          <w:rFonts w:cs="Arial" w:asciiTheme="minorHAnsi" w:hAnsiTheme="minorHAnsi" w:eastAsiaTheme="minorEastAsia"/>
          <w:b/>
          <w:sz w:val="40"/>
          <w:szCs w:val="40"/>
        </w:rPr>
        <w:t>申请表</w:t>
      </w:r>
    </w:p>
    <w:tbl>
      <w:tblPr>
        <w:tblStyle w:val="9"/>
        <w:tblW w:w="9304" w:type="dxa"/>
        <w:tblInd w:w="1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7"/>
        <w:gridCol w:w="653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7" w:hRule="atLeast"/>
        </w:trPr>
        <w:tc>
          <w:tcPr>
            <w:tcW w:w="2767" w:type="dxa"/>
            <w:shd w:val="clear" w:color="auto" w:fill="auto"/>
            <w:noWrap/>
            <w:vAlign w:val="center"/>
          </w:tcPr>
          <w:p>
            <w:pPr>
              <w:spacing w:after="0" w:line="240" w:lineRule="auto"/>
              <w:rPr>
                <w:rFonts w:cs="Arial" w:asciiTheme="minorHAnsi" w:hAnsiTheme="minorHAnsi" w:eastAsiaTheme="minorEastAsia"/>
                <w:b/>
                <w:bCs/>
                <w:color w:val="000000"/>
              </w:rPr>
            </w:pPr>
            <w:r>
              <w:rPr>
                <w:rFonts w:hint="eastAsia" w:cs="Arial" w:asciiTheme="minorHAnsi" w:hAnsiTheme="minorHAnsi" w:eastAsiaTheme="minorEastAsia"/>
                <w:b/>
                <w:bCs/>
                <w:color w:val="000000"/>
              </w:rPr>
              <w:t>材料提交日期</w:t>
            </w:r>
          </w:p>
        </w:tc>
        <w:tc>
          <w:tcPr>
            <w:tcW w:w="6537" w:type="dxa"/>
            <w:shd w:val="clear" w:color="auto" w:fill="auto"/>
            <w:noWrap/>
            <w:vAlign w:val="center"/>
          </w:tcPr>
          <w:p>
            <w:pPr>
              <w:spacing w:after="0" w:line="240" w:lineRule="auto"/>
              <w:jc w:val="center"/>
              <w:rPr>
                <w:rFonts w:cs="Arial" w:asciiTheme="minorHAnsi" w:hAnsiTheme="minorHAnsi" w:eastAsiaTheme="minorEastAsia"/>
                <w:b/>
                <w:color w:val="FF0000"/>
              </w:rPr>
            </w:pPr>
            <w:r>
              <w:rPr>
                <w:rFonts w:cs="Arial" w:asciiTheme="minorHAnsi" w:hAnsiTheme="minorHAnsi" w:eastAsiaTheme="minorEastAsia"/>
                <w:b/>
                <w:color w:val="FF0000"/>
              </w:rPr>
              <w:t>Every Mon. noon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7" w:hRule="atLeast"/>
        </w:trPr>
        <w:tc>
          <w:tcPr>
            <w:tcW w:w="2767" w:type="dxa"/>
            <w:shd w:val="clear" w:color="auto" w:fill="auto"/>
            <w:noWrap/>
            <w:vAlign w:val="center"/>
          </w:tcPr>
          <w:p>
            <w:pPr>
              <w:spacing w:after="0" w:line="240" w:lineRule="auto"/>
              <w:rPr>
                <w:rFonts w:cs="Arial" w:asciiTheme="minorHAnsi" w:hAnsiTheme="minorHAnsi" w:eastAsiaTheme="minorEastAsia"/>
                <w:b/>
                <w:bCs/>
                <w:color w:val="000000"/>
              </w:rPr>
            </w:pPr>
            <w:r>
              <w:rPr>
                <w:rFonts w:cs="Arial" w:asciiTheme="minorHAnsi" w:hAnsiTheme="minorHAnsi" w:eastAsiaTheme="minorEastAsia"/>
                <w:b/>
                <w:bCs/>
                <w:color w:val="000000"/>
              </w:rPr>
              <w:t>推送日期</w:t>
            </w:r>
          </w:p>
        </w:tc>
        <w:tc>
          <w:tcPr>
            <w:tcW w:w="6537" w:type="dxa"/>
            <w:shd w:val="clear" w:color="auto" w:fill="auto"/>
            <w:noWrap/>
            <w:vAlign w:val="center"/>
          </w:tcPr>
          <w:p>
            <w:pPr>
              <w:spacing w:after="0" w:line="240" w:lineRule="auto"/>
              <w:jc w:val="center"/>
              <w:rPr>
                <w:rFonts w:cs="Arial" w:asciiTheme="minorHAnsi" w:hAnsiTheme="minorHAnsi" w:eastAsiaTheme="minorEastAsia"/>
                <w:color w:val="FF0000"/>
              </w:rPr>
            </w:pPr>
            <w:r>
              <w:rPr>
                <w:rFonts w:cs="Arial" w:asciiTheme="minorHAnsi" w:hAnsiTheme="minorHAnsi" w:eastAsiaTheme="minorEastAsia"/>
                <w:color w:val="FF0000"/>
              </w:rPr>
              <w:t>Every Thu.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7" w:hRule="atLeast"/>
        </w:trPr>
        <w:tc>
          <w:tcPr>
            <w:tcW w:w="2767" w:type="dxa"/>
            <w:shd w:val="clear" w:color="auto" w:fill="auto"/>
            <w:noWrap/>
            <w:vAlign w:val="center"/>
          </w:tcPr>
          <w:p>
            <w:pPr>
              <w:spacing w:after="0" w:line="240" w:lineRule="auto"/>
              <w:rPr>
                <w:rFonts w:cs="Arial" w:asciiTheme="minorHAnsi" w:hAnsiTheme="minorHAnsi" w:eastAsiaTheme="minorEastAsia"/>
                <w:b/>
                <w:bCs/>
                <w:color w:val="000000"/>
              </w:rPr>
            </w:pPr>
            <w:r>
              <w:rPr>
                <w:rFonts w:cs="Arial" w:asciiTheme="minorHAnsi" w:hAnsiTheme="minorHAnsi" w:eastAsiaTheme="minorEastAsia"/>
                <w:b/>
                <w:bCs/>
                <w:color w:val="000000"/>
              </w:rPr>
              <w:t>推送时间</w:t>
            </w:r>
          </w:p>
        </w:tc>
        <w:tc>
          <w:tcPr>
            <w:tcW w:w="6537" w:type="dxa"/>
            <w:shd w:val="clear" w:color="auto" w:fill="auto"/>
            <w:noWrap/>
            <w:vAlign w:val="center"/>
          </w:tcPr>
          <w:p>
            <w:pPr>
              <w:spacing w:after="0" w:line="240" w:lineRule="auto"/>
              <w:jc w:val="center"/>
              <w:rPr>
                <w:rFonts w:cs="Arial" w:asciiTheme="minorHAnsi" w:hAnsiTheme="minorHAnsi" w:eastAsiaTheme="minorEastAsia"/>
                <w:color w:val="000000"/>
              </w:rPr>
            </w:pPr>
            <w:r>
              <w:rPr>
                <w:rFonts w:cs="Arial" w:asciiTheme="minorHAnsi" w:hAnsiTheme="minorHAnsi" w:eastAsiaTheme="minorEastAsia"/>
                <w:color w:val="000000"/>
              </w:rPr>
              <w:t>TBD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7" w:hRule="atLeast"/>
        </w:trPr>
        <w:tc>
          <w:tcPr>
            <w:tcW w:w="2767" w:type="dxa"/>
            <w:shd w:val="clear" w:color="auto" w:fill="auto"/>
            <w:noWrap/>
            <w:vAlign w:val="center"/>
          </w:tcPr>
          <w:p>
            <w:pPr>
              <w:spacing w:after="0" w:line="240" w:lineRule="auto"/>
              <w:rPr>
                <w:rFonts w:cs="Arial" w:asciiTheme="minorHAnsi" w:hAnsiTheme="minorHAnsi" w:eastAsiaTheme="minorEastAsia"/>
                <w:b/>
                <w:bCs/>
                <w:color w:val="000000"/>
              </w:rPr>
            </w:pPr>
            <w:r>
              <w:rPr>
                <w:rFonts w:cs="Arial" w:asciiTheme="minorHAnsi" w:hAnsiTheme="minorHAnsi" w:eastAsiaTheme="minorEastAsia"/>
                <w:b/>
                <w:bCs/>
                <w:color w:val="000000"/>
              </w:rPr>
              <w:t>UAT测试者微信号</w:t>
            </w:r>
          </w:p>
        </w:tc>
        <w:tc>
          <w:tcPr>
            <w:tcW w:w="6537" w:type="dxa"/>
            <w:shd w:val="clear" w:color="auto" w:fill="FFFF00"/>
            <w:noWrap/>
            <w:vAlign w:val="center"/>
          </w:tcPr>
          <w:p>
            <w:pPr>
              <w:autoSpaceDE w:val="0"/>
              <w:autoSpaceDN w:val="0"/>
              <w:spacing w:after="0" w:line="240" w:lineRule="auto"/>
              <w:rPr>
                <w:rFonts w:cs="Segoe UI" w:asciiTheme="minorHAnsi" w:hAnsiTheme="minorHAnsi" w:eastAsiaTheme="minorEastAsia"/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7" w:hRule="atLeast"/>
        </w:trPr>
        <w:tc>
          <w:tcPr>
            <w:tcW w:w="2767" w:type="dxa"/>
            <w:shd w:val="clear" w:color="auto" w:fill="auto"/>
            <w:noWrap/>
            <w:vAlign w:val="center"/>
          </w:tcPr>
          <w:p>
            <w:pPr>
              <w:spacing w:after="0" w:line="240" w:lineRule="auto"/>
              <w:rPr>
                <w:rFonts w:cs="Arial" w:asciiTheme="minorHAnsi" w:hAnsiTheme="minorHAnsi" w:eastAsiaTheme="minorEastAsia"/>
                <w:b/>
                <w:bCs/>
                <w:color w:val="000000"/>
              </w:rPr>
            </w:pPr>
            <w:r>
              <w:rPr>
                <w:rFonts w:hint="eastAsia" w:cs="Arial" w:asciiTheme="minorHAnsi" w:hAnsiTheme="minorHAnsi" w:eastAsiaTheme="minorEastAsia"/>
                <w:b/>
                <w:bCs/>
                <w:color w:val="000000"/>
              </w:rPr>
              <w:t>材料是否来自其他公众号</w:t>
            </w:r>
          </w:p>
        </w:tc>
        <w:tc>
          <w:tcPr>
            <w:tcW w:w="6537" w:type="dxa"/>
            <w:shd w:val="clear" w:color="auto" w:fill="FFFF00"/>
            <w:noWrap/>
            <w:vAlign w:val="center"/>
          </w:tcPr>
          <w:p>
            <w:pPr>
              <w:autoSpaceDE w:val="0"/>
              <w:autoSpaceDN w:val="0"/>
              <w:spacing w:after="0" w:line="240" w:lineRule="auto"/>
              <w:rPr>
                <w:rFonts w:cs="Segoe UI" w:asciiTheme="minorHAnsi" w:hAnsiTheme="minorHAnsi" w:eastAsiaTheme="minorEastAsia"/>
                <w:color w:val="000000"/>
              </w:rPr>
            </w:pPr>
            <w:r>
              <w:rPr>
                <w:rFonts w:hint="eastAsia" w:ascii="宋体" w:hAnsi="宋体"/>
              </w:rPr>
              <w:t>□</w:t>
            </w:r>
            <w:r>
              <w:rPr>
                <w:rFonts w:hint="eastAsia" w:cs="Segoe UI" w:asciiTheme="minorHAnsi" w:hAnsiTheme="minorHAnsi" w:eastAsiaTheme="minorEastAsia"/>
                <w:color w:val="000000"/>
              </w:rPr>
              <w:t xml:space="preserve">  否 </w:t>
            </w:r>
          </w:p>
          <w:p>
            <w:pPr>
              <w:autoSpaceDE w:val="0"/>
              <w:autoSpaceDN w:val="0"/>
              <w:spacing w:after="0" w:line="240" w:lineRule="auto"/>
              <w:rPr>
                <w:rFonts w:cs="Segoe UI" w:asciiTheme="minorHAnsi" w:hAnsiTheme="minorHAnsi" w:eastAsiaTheme="minorEastAsia"/>
                <w:color w:val="000000"/>
              </w:rPr>
            </w:pPr>
            <w:r>
              <w:rPr>
                <w:rFonts w:hint="eastAsia" w:ascii="宋体" w:hAnsi="宋体"/>
              </w:rPr>
              <w:t xml:space="preserve">□ </w:t>
            </w:r>
            <w:r>
              <w:rPr>
                <w:rFonts w:hint="eastAsia" w:cs="Segoe UI" w:asciiTheme="minorHAnsi" w:hAnsiTheme="minorHAnsi" w:eastAsiaTheme="minorEastAsia"/>
                <w:color w:val="000000"/>
              </w:rPr>
              <w:t>是，本文出自</w:t>
            </w:r>
            <w:r>
              <w:rPr>
                <w:rFonts w:cs="Segoe UI" w:asciiTheme="minorHAnsi" w:hAnsiTheme="minorHAnsi" w:eastAsiaTheme="minorEastAsia"/>
                <w:color w:val="000000"/>
              </w:rPr>
              <w:t>________________</w:t>
            </w:r>
            <w:r>
              <w:rPr>
                <w:rFonts w:hint="eastAsia" w:cs="Segoe UI" w:asciiTheme="minorHAnsi" w:hAnsiTheme="minorHAnsi" w:eastAsiaTheme="minorEastAsia"/>
                <w:color w:val="000000"/>
              </w:rPr>
              <w:t>并已将“花旗银行财富管理”  微信号公众号</w:t>
            </w:r>
            <w:r>
              <w:rPr>
                <w:rFonts w:hint="eastAsia" w:cs="Segoe UI" w:asciiTheme="minorHAnsi" w:hAnsiTheme="minorHAnsi" w:eastAsiaTheme="minorEastAsia"/>
                <w:color w:val="FF0000"/>
              </w:rPr>
              <w:t>加入白名单</w:t>
            </w:r>
            <w:r>
              <w:rPr>
                <w:rFonts w:hint="eastAsia" w:cs="Segoe UI" w:asciiTheme="minorHAnsi" w:hAnsiTheme="minorHAnsi" w:eastAsiaTheme="minorEastAsia"/>
                <w:color w:val="000000"/>
              </w:rPr>
              <w:t>，</w:t>
            </w:r>
            <w:r>
              <w:rPr>
                <w:rFonts w:hint="eastAsia" w:cs="Segoe UI" w:asciiTheme="minorHAnsi" w:hAnsiTheme="minorHAnsi" w:eastAsiaTheme="minorEastAsia"/>
                <w:color w:val="FF0000"/>
              </w:rPr>
              <w:t>同时授权：1</w:t>
            </w:r>
            <w:r>
              <w:rPr>
                <w:rFonts w:cs="Segoe UI" w:asciiTheme="minorHAnsi" w:hAnsiTheme="minorHAnsi" w:eastAsiaTheme="minorEastAsia"/>
                <w:color w:val="FF0000"/>
              </w:rPr>
              <w:t>)</w:t>
            </w:r>
            <w:r>
              <w:rPr>
                <w:rFonts w:hint="eastAsia" w:cs="Segoe UI" w:asciiTheme="minorHAnsi" w:hAnsiTheme="minorHAnsi" w:eastAsiaTheme="minorEastAsia"/>
                <w:color w:val="FF0000"/>
              </w:rPr>
              <w:t>可修改文章,2)可不显示转载来源。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7" w:hRule="atLeast"/>
        </w:trPr>
        <w:tc>
          <w:tcPr>
            <w:tcW w:w="2767" w:type="dxa"/>
            <w:shd w:val="clear" w:color="auto" w:fill="auto"/>
            <w:noWrap/>
            <w:vAlign w:val="center"/>
          </w:tcPr>
          <w:p>
            <w:pPr>
              <w:spacing w:after="0" w:line="240" w:lineRule="auto"/>
              <w:rPr>
                <w:rFonts w:cs="Arial" w:asciiTheme="minorHAnsi" w:hAnsiTheme="minorHAnsi" w:eastAsiaTheme="minorEastAsia"/>
                <w:b/>
                <w:bCs/>
                <w:color w:val="000000"/>
              </w:rPr>
            </w:pPr>
            <w:r>
              <w:rPr>
                <w:rFonts w:cs="Arial" w:asciiTheme="minorHAnsi" w:hAnsiTheme="minorHAnsi" w:eastAsiaTheme="minorEastAsia"/>
                <w:b/>
                <w:bCs/>
                <w:color w:val="000000"/>
              </w:rPr>
              <w:t>标题及摘要</w:t>
            </w:r>
            <w:r>
              <w:rPr>
                <w:rFonts w:hint="eastAsia" w:cs="Arial" w:asciiTheme="minorHAnsi" w:hAnsiTheme="minorHAnsi" w:eastAsiaTheme="minorEastAsia"/>
                <w:b/>
                <w:bCs/>
                <w:color w:val="000000"/>
              </w:rPr>
              <w:t>*</w:t>
            </w:r>
          </w:p>
        </w:tc>
        <w:tc>
          <w:tcPr>
            <w:tcW w:w="6537" w:type="dxa"/>
            <w:shd w:val="clear" w:color="auto" w:fill="FFFF00"/>
            <w:noWrap/>
            <w:vAlign w:val="center"/>
          </w:tcPr>
          <w:p>
            <w:pPr>
              <w:rPr>
                <w:rFonts w:cs="Calibri" w:asciiTheme="minorHAnsi" w:hAnsiTheme="minorHAnsi" w:eastAsiaTheme="minorEastAsia"/>
                <w:b/>
              </w:rPr>
            </w:pPr>
            <w:r>
              <w:rPr>
                <w:rFonts w:cs="Calibri" w:asciiTheme="minorHAnsi" w:hAnsiTheme="minorHAnsi" w:eastAsiaTheme="minorEastAsia"/>
                <w:b/>
              </w:rPr>
              <w:t>标题：</w:t>
            </w:r>
            <w:r>
              <w:rPr>
                <w:rFonts w:hint="eastAsia" w:cs="Calibri" w:asciiTheme="minorHAnsi" w:hAnsiTheme="minorHAnsi" w:eastAsiaTheme="minorEastAsia"/>
                <w:b/>
              </w:rPr>
              <w:t>本周产品聚焦 |</w:t>
            </w:r>
            <w:r>
              <w:rPr>
                <w:rFonts w:cs="Calibri" w:asciiTheme="minorHAnsi" w:hAnsiTheme="minorHAnsi" w:eastAsiaTheme="minorEastAsia"/>
                <w:b/>
              </w:rPr>
              <w:t xml:space="preserve"> </w:t>
            </w:r>
            <w:r>
              <w:rPr>
                <w:rFonts w:hint="eastAsia" w:cs="Calibri" w:asciiTheme="minorHAnsi" w:hAnsiTheme="minorHAnsi" w:eastAsiaTheme="minorEastAsia"/>
                <w:b/>
              </w:rPr>
              <w:t>热销存款产品速览</w:t>
            </w:r>
          </w:p>
          <w:p>
            <w:pPr>
              <w:autoSpaceDE w:val="0"/>
              <w:autoSpaceDN w:val="0"/>
              <w:spacing w:after="0" w:line="240" w:lineRule="auto"/>
              <w:rPr>
                <w:rFonts w:cs="Arial" w:asciiTheme="minorHAnsi" w:hAnsiTheme="minorHAnsi" w:eastAsiaTheme="minorEastAsia"/>
              </w:rPr>
            </w:pPr>
            <w:r>
              <w:rPr>
                <w:rFonts w:cs="Arial" w:asciiTheme="minorHAnsi" w:hAnsiTheme="minorHAnsi" w:eastAsiaTheme="minorEastAsia"/>
              </w:rPr>
              <w:t>摘要：</w:t>
            </w:r>
            <w:r>
              <w:rPr>
                <w:rFonts w:hint="eastAsia" w:cs="Arial" w:asciiTheme="minorHAnsi" w:hAnsiTheme="minorHAnsi" w:eastAsiaTheme="minorEastAsia"/>
              </w:rPr>
              <w:t>存款产品，一文速览</w:t>
            </w:r>
          </w:p>
          <w:p>
            <w:pPr>
              <w:autoSpaceDE w:val="0"/>
              <w:autoSpaceDN w:val="0"/>
              <w:spacing w:after="0" w:line="240" w:lineRule="auto"/>
              <w:rPr>
                <w:rFonts w:cs="Segoe UI" w:asciiTheme="minorHAnsi" w:hAnsiTheme="minorHAnsi" w:eastAsiaTheme="minorEastAsia"/>
                <w:color w:val="000000"/>
              </w:rPr>
            </w:pPr>
          </w:p>
        </w:tc>
      </w:tr>
    </w:tbl>
    <w:p>
      <w:pPr>
        <w:spacing w:after="0" w:line="240" w:lineRule="auto"/>
        <w:rPr>
          <w:rFonts w:cs="Arial" w:asciiTheme="minorHAnsi" w:hAnsiTheme="minorHAnsi" w:eastAsiaTheme="minorEastAsia"/>
          <w:bCs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Fonts w:cs="Arial" w:asciiTheme="minorHAnsi" w:hAnsiTheme="minorHAnsi" w:eastAsiaTheme="minorEastAsia"/>
          <w:bCs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>*</w:t>
      </w:r>
      <w:r>
        <w:rPr>
          <w:rFonts w:hint="eastAsia" w:cs="Arial" w:asciiTheme="minorHAnsi" w:hAnsiTheme="minorHAnsi" w:eastAsiaTheme="minorEastAsia"/>
          <w:bCs/>
          <w:color w:val="000000"/>
          <w:sz w:val="18"/>
          <w:szCs w:val="18"/>
        </w:rPr>
        <w:t xml:space="preserve"> </w:t>
      </w:r>
      <w:r>
        <w:rPr>
          <w:rFonts w:cs="宋体" w:asciiTheme="minorHAnsi" w:hAnsiTheme="minorHAnsi" w:eastAsiaTheme="minorEastAsia"/>
          <w:bCs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>标题</w:t>
      </w:r>
      <w:r>
        <w:rPr>
          <w:rFonts w:cs="Arial" w:asciiTheme="minorHAnsi" w:hAnsiTheme="minorHAnsi" w:eastAsiaTheme="minorEastAsia"/>
          <w:bCs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>不超</w:t>
      </w:r>
      <w:r>
        <w:rPr>
          <w:rFonts w:cs="宋体" w:asciiTheme="minorHAnsi" w:hAnsiTheme="minorHAnsi" w:eastAsiaTheme="minorEastAsia"/>
          <w:bCs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>过两</w:t>
      </w:r>
      <w:r>
        <w:rPr>
          <w:rFonts w:cs="Batang" w:asciiTheme="minorHAnsi" w:hAnsiTheme="minorHAnsi" w:eastAsiaTheme="minorEastAsia"/>
          <w:bCs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>行（</w:t>
      </w:r>
      <w:r>
        <w:rPr>
          <w:rFonts w:cs="宋体" w:asciiTheme="minorHAnsi" w:hAnsiTheme="minorHAnsi" w:eastAsiaTheme="minorEastAsia"/>
          <w:bCs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>约</w:t>
      </w:r>
      <w:r>
        <w:rPr>
          <w:rFonts w:cs="Arial" w:asciiTheme="minorHAnsi" w:hAnsiTheme="minorHAnsi" w:eastAsiaTheme="minorEastAsia"/>
          <w:bCs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>29字，含</w:t>
      </w:r>
      <w:r>
        <w:rPr>
          <w:rFonts w:cs="宋体" w:asciiTheme="minorHAnsi" w:hAnsiTheme="minorHAnsi" w:eastAsiaTheme="minorEastAsia"/>
          <w:bCs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>标</w:t>
      </w:r>
      <w:r>
        <w:rPr>
          <w:rFonts w:cs="Batang" w:asciiTheme="minorHAnsi" w:hAnsiTheme="minorHAnsi" w:eastAsiaTheme="minorEastAsia"/>
          <w:bCs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>点</w:t>
      </w:r>
      <w:r>
        <w:rPr>
          <w:rFonts w:cs="Arial" w:asciiTheme="minorHAnsi" w:hAnsiTheme="minorHAnsi" w:eastAsiaTheme="minorEastAsia"/>
          <w:bCs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>）</w:t>
      </w:r>
    </w:p>
    <w:p>
      <w:pPr>
        <w:spacing w:after="0" w:line="240" w:lineRule="auto"/>
        <w:rPr>
          <w:rFonts w:cs="Arial" w:asciiTheme="minorHAnsi" w:hAnsiTheme="minorHAnsi" w:eastAsiaTheme="minorEastAsia"/>
          <w:bCs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Fonts w:hint="eastAsia" w:cs="Arial" w:asciiTheme="minorHAnsi" w:hAnsiTheme="minorHAnsi" w:eastAsiaTheme="minorEastAsia"/>
          <w:bCs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 xml:space="preserve">   </w:t>
      </w:r>
      <w:r>
        <w:rPr>
          <w:rFonts w:cs="Arial" w:asciiTheme="minorHAnsi" w:hAnsiTheme="minorHAnsi" w:eastAsiaTheme="minorEastAsia"/>
          <w:bCs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>摘要为转发时位于标题下方的文字</w:t>
      </w:r>
      <w:r>
        <w:rPr>
          <w:rFonts w:hint="eastAsia" w:cs="Arial" w:asciiTheme="minorHAnsi" w:hAnsiTheme="minorHAnsi" w:eastAsiaTheme="minorEastAsia"/>
          <w:bCs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>，</w:t>
      </w:r>
      <w:r>
        <w:rPr>
          <w:rFonts w:cs="Arial" w:asciiTheme="minorHAnsi" w:hAnsiTheme="minorHAnsi" w:eastAsiaTheme="minorEastAsia"/>
          <w:bCs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>如:</w:t>
      </w:r>
    </w:p>
    <w:p>
      <w:pPr>
        <w:rPr>
          <w:rFonts w:asciiTheme="minorHAnsi" w:hAnsiTheme="minorHAnsi" w:eastAsiaTheme="minorEastAsia"/>
        </w:rPr>
      </w:pPr>
      <w:r>
        <w:rPr>
          <w:rFonts w:asciiTheme="minorHAnsi" w:hAnsiTheme="minorHAnsi" w:eastAsiaTheme="minorEastAsia"/>
        </w:rPr>
        <w:object>
          <v:shape id="_x0000_i1025" o:spt="75" type="#_x0000_t75" style="height:60.55pt;width:170.2pt;" o:ole="t" filled="f" coordsize="21600,21600">
            <v:path/>
            <v:fill on="f" focussize="0,0"/>
            <v:stroke/>
            <v:imagedata r:id="rId7" o:title=""/>
            <o:lock v:ext="edit" aspectratio="t"/>
            <w10:wrap type="none"/>
            <w10:anchorlock/>
          </v:shape>
          <o:OLEObject Type="Embed" ProgID="PBrush" ShapeID="_x0000_i1025" DrawAspect="Content" ObjectID="_1468075725" r:id="rId6">
            <o:LockedField>false</o:LockedField>
          </o:OLEObject>
        </w:object>
      </w:r>
    </w:p>
    <w:tbl>
      <w:tblPr>
        <w:tblStyle w:val="10"/>
        <w:tblW w:w="8755" w:type="dxa"/>
        <w:tblInd w:w="0" w:type="dxa"/>
        <w:tblBorders>
          <w:top w:val="single" w:color="1F497D" w:themeColor="text2" w:sz="12" w:space="0"/>
          <w:left w:val="single" w:color="1F497D" w:themeColor="text2" w:sz="12" w:space="0"/>
          <w:bottom w:val="single" w:color="1F497D" w:themeColor="text2" w:sz="12" w:space="0"/>
          <w:right w:val="single" w:color="1F497D" w:themeColor="text2" w:sz="12" w:space="0"/>
          <w:insideH w:val="single" w:color="1F497D" w:themeColor="text2" w:sz="12" w:space="0"/>
          <w:insideV w:val="single" w:color="1F497D" w:themeColor="text2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55"/>
      </w:tblGrid>
      <w:tr>
        <w:tblPrEx>
          <w:tblBorders>
            <w:top w:val="single" w:color="1F497D" w:themeColor="text2" w:sz="12" w:space="0"/>
            <w:left w:val="single" w:color="1F497D" w:themeColor="text2" w:sz="12" w:space="0"/>
            <w:bottom w:val="single" w:color="1F497D" w:themeColor="text2" w:sz="12" w:space="0"/>
            <w:right w:val="single" w:color="1F497D" w:themeColor="text2" w:sz="12" w:space="0"/>
            <w:insideH w:val="single" w:color="1F497D" w:themeColor="text2" w:sz="12" w:space="0"/>
            <w:insideV w:val="single" w:color="1F497D" w:themeColor="text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04" w:hRule="atLeast"/>
        </w:trPr>
        <w:tc>
          <w:tcPr>
            <w:tcW w:w="8755" w:type="dxa"/>
            <w:tcBorders>
              <w:bottom w:val="dotted" w:color="1F497D" w:themeColor="text2" w:sz="4" w:space="0"/>
            </w:tcBorders>
          </w:tcPr>
          <w:p>
            <w:pPr>
              <w:rPr>
                <w:rFonts w:cs="Arial" w:asciiTheme="minorHAnsi" w:hAnsiTheme="minorHAnsi" w:eastAsiaTheme="minorEastAsia"/>
                <w:b/>
                <w:color w:val="C00000"/>
                <w:sz w:val="28"/>
                <w:szCs w:val="28"/>
              </w:rPr>
            </w:pPr>
            <w:r>
              <w:rPr>
                <w:rFonts w:asciiTheme="minorHAnsi" w:hAnsiTheme="minorHAnsi" w:eastAsiaTheme="minorEastAsia"/>
              </w:rPr>
              <w:br w:type="page"/>
            </w:r>
            <w:r>
              <w:rPr>
                <w:rFonts w:cs="Arial" w:asciiTheme="minorHAnsi" w:hAnsiTheme="minorHAnsi" w:eastAsiaTheme="minorEastAsia"/>
                <w:b/>
                <w:color w:val="C00000"/>
                <w:sz w:val="28"/>
                <w:szCs w:val="28"/>
              </w:rPr>
              <w:t>正文</w:t>
            </w:r>
            <w:r>
              <w:rPr>
                <w:rFonts w:hint="eastAsia" w:cs="Arial" w:asciiTheme="minorHAnsi" w:hAnsiTheme="minorHAnsi" w:eastAsiaTheme="minorEastAsia"/>
                <w:b/>
                <w:color w:val="C00000"/>
                <w:sz w:val="28"/>
                <w:szCs w:val="28"/>
              </w:rPr>
              <w:t>(必填)</w:t>
            </w:r>
            <w:r>
              <w:rPr>
                <w:rFonts w:cs="Arial" w:asciiTheme="minorHAnsi" w:hAnsiTheme="minorHAnsi" w:eastAsiaTheme="minorEastAsia"/>
                <w:b/>
                <w:color w:val="C00000"/>
                <w:sz w:val="28"/>
                <w:szCs w:val="28"/>
              </w:rPr>
              <w:t>:</w:t>
            </w:r>
          </w:p>
          <w:p>
            <w:pPr>
              <w:rPr>
                <w:rFonts w:asciiTheme="minorHAnsi" w:hAnsiTheme="minorHAnsi" w:eastAsiaTheme="minorEastAsia"/>
                <w:sz w:val="20"/>
                <w:szCs w:val="20"/>
              </w:rPr>
            </w:pPr>
            <w:r>
              <w:rPr>
                <w:rFonts w:hint="eastAsia" w:asciiTheme="minorHAnsi" w:hAnsiTheme="minorHAnsi" w:eastAsiaTheme="minorEastAsia"/>
                <w:sz w:val="20"/>
                <w:szCs w:val="20"/>
              </w:rPr>
              <w:t>若有“阅读原文”链接，请在正文(末尾)增加引导点击链接话术</w:t>
            </w:r>
          </w:p>
        </w:tc>
      </w:tr>
      <w:tr>
        <w:tblPrEx>
          <w:tblBorders>
            <w:top w:val="single" w:color="1F497D" w:themeColor="text2" w:sz="12" w:space="0"/>
            <w:left w:val="single" w:color="1F497D" w:themeColor="text2" w:sz="12" w:space="0"/>
            <w:bottom w:val="single" w:color="1F497D" w:themeColor="text2" w:sz="12" w:space="0"/>
            <w:right w:val="single" w:color="1F497D" w:themeColor="text2" w:sz="12" w:space="0"/>
            <w:insideH w:val="single" w:color="1F497D" w:themeColor="text2" w:sz="12" w:space="0"/>
            <w:insideV w:val="single" w:color="1F497D" w:themeColor="text2" w:sz="12" w:space="0"/>
          </w:tblBorders>
        </w:tblPrEx>
        <w:trPr>
          <w:trHeight w:val="3806" w:hRule="atLeast"/>
        </w:trPr>
        <w:tc>
          <w:tcPr>
            <w:tcW w:w="8755" w:type="dxa"/>
            <w:tcBorders>
              <w:top w:val="dotted" w:color="1F497D" w:themeColor="text2" w:sz="4" w:space="0"/>
            </w:tcBorders>
          </w:tcPr>
          <w:p>
            <w:pPr>
              <w:rPr>
                <w:rFonts w:asciiTheme="minorHAnsi" w:hAnsiTheme="minorHAnsi" w:eastAsiaTheme="minorEastAsia"/>
                <w:sz w:val="20"/>
                <w:szCs w:val="20"/>
              </w:rPr>
            </w:pPr>
          </w:p>
          <w:p>
            <w:pPr>
              <w:rPr>
                <w:rFonts w:asciiTheme="minorHAnsi" w:hAnsiTheme="minorHAnsi" w:eastAsiaTheme="minorEastAsia"/>
                <w:b/>
                <w:sz w:val="28"/>
                <w:szCs w:val="20"/>
              </w:rPr>
            </w:pPr>
            <w:r>
              <w:rPr>
                <w:rFonts w:hint="eastAsia" w:asciiTheme="minorHAnsi" w:hAnsiTheme="minorHAnsi" w:eastAsiaTheme="minorEastAsia"/>
                <w:b/>
                <w:sz w:val="28"/>
                <w:szCs w:val="20"/>
              </w:rPr>
              <w:t>本周产品聚焦</w:t>
            </w:r>
          </w:p>
          <w:tbl>
            <w:tblPr>
              <w:tblStyle w:val="10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361"/>
              <w:gridCol w:w="851"/>
              <w:gridCol w:w="1871"/>
              <w:gridCol w:w="2182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4083" w:type="dxa"/>
                  <w:gridSpan w:val="3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rPr>
                      <w:color w:val="1F497D"/>
                    </w:rPr>
                  </w:pPr>
                  <w:r>
                    <w:rPr>
                      <w:rFonts w:hint="eastAsia" w:hAnsi="等线"/>
                      <w:color w:val="1F497D"/>
                    </w:rPr>
                    <w:t>大额存单</w:t>
                  </w:r>
                  <w:r>
                    <w:rPr>
                      <w:color w:val="1F497D"/>
                    </w:rPr>
                    <w:t xml:space="preserve">      </w:t>
                  </w:r>
                  <w:r>
                    <w:rPr>
                      <w:rFonts w:hint="eastAsia" w:hAnsi="等线"/>
                      <w:color w:val="1F497D"/>
                    </w:rPr>
                    <w:t>了解更多（链到右边海报）</w:t>
                  </w:r>
                </w:p>
              </w:tc>
              <w:tc>
                <w:tcPr>
                  <w:tcW w:w="2182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rPr>
                      <w:rFonts w:hAnsi="等线"/>
                      <w:color w:val="1F497D"/>
                    </w:rPr>
                  </w:pPr>
                  <w:bookmarkStart w:id="0" w:name="_GoBack"/>
                  <w:r>
                    <w:rPr>
                      <w:rFonts w:hAnsi="等线"/>
                      <w:color w:val="1F497D"/>
                    </w:rPr>
                    <w:object>
                      <v:shape id="_x0000_i1026" o:spt="75" type="#_x0000_t75" style="height:47.45pt;width:68.75pt;" o:ole="t" filled="f" coordsize="21600,21600">
                        <v:path/>
                        <v:fill on="f" focussize="0,0"/>
                        <v:stroke/>
                        <v:imagedata r:id="rId9" o:title=""/>
                        <o:lock v:ext="edit" aspectratio="t"/>
                        <w10:wrap type="none"/>
                        <w10:anchorlock/>
                      </v:shape>
                      <o:OLEObject Type="Embed" ProgID="Package" ShapeID="_x0000_i1026" DrawAspect="Icon" ObjectID="_1468075726" r:id="rId8">
                        <o:LockedField>false</o:LockedField>
                      </o:OLEObject>
                    </w:object>
                  </w:r>
                  <w:bookmarkEnd w:id="0"/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4083" w:type="dxa"/>
                  <w:gridSpan w:val="3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jc w:val="center"/>
                    <w:rPr>
                      <w:color w:val="1F497D"/>
                    </w:rPr>
                  </w:pPr>
                  <w:r>
                    <w:rPr>
                      <w:rFonts w:hint="eastAsia" w:hAnsi="等线"/>
                      <w:color w:val="1F497D"/>
                      <w:highlight w:val="yellow"/>
                    </w:rPr>
                    <w:t>当月新开户贵宾专享</w:t>
                  </w:r>
                </w:p>
              </w:tc>
              <w:tc>
                <w:tcPr>
                  <w:tcW w:w="2182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jc w:val="center"/>
                    <w:rPr>
                      <w:rFonts w:hAnsi="等线"/>
                      <w:color w:val="1F497D"/>
                      <w:highlight w:val="yellow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361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rPr>
                      <w:color w:val="1F497D"/>
                    </w:rPr>
                  </w:pPr>
                  <w:r>
                    <w:rPr>
                      <w:rFonts w:hint="eastAsia" w:hAnsi="等线"/>
                      <w:color w:val="1F497D"/>
                    </w:rPr>
                    <w:t>年利率</w:t>
                  </w:r>
                </w:p>
              </w:tc>
              <w:tc>
                <w:tcPr>
                  <w:tcW w:w="851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rPr>
                      <w:color w:val="1F497D"/>
                    </w:rPr>
                  </w:pPr>
                  <w:r>
                    <w:rPr>
                      <w:rFonts w:hint="eastAsia" w:hAnsi="等线"/>
                      <w:color w:val="1F497D"/>
                    </w:rPr>
                    <w:t>存期</w:t>
                  </w:r>
                </w:p>
              </w:tc>
              <w:tc>
                <w:tcPr>
                  <w:tcW w:w="1871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rPr>
                      <w:color w:val="1F497D"/>
                    </w:rPr>
                  </w:pPr>
                  <w:r>
                    <w:rPr>
                      <w:rFonts w:hint="eastAsia" w:hAnsi="等线"/>
                      <w:color w:val="1F497D"/>
                    </w:rPr>
                    <w:t>认购金额</w:t>
                  </w:r>
                </w:p>
              </w:tc>
              <w:tc>
                <w:tcPr>
                  <w:tcW w:w="2182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rPr>
                      <w:rFonts w:hAnsi="等线"/>
                      <w:color w:val="1F497D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361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rPr>
                      <w:color w:val="1F497D"/>
                    </w:rPr>
                  </w:pPr>
                  <w:r>
                    <w:rPr>
                      <w:color w:val="1F497D"/>
                    </w:rPr>
                    <w:t>4.08%</w:t>
                  </w:r>
                </w:p>
              </w:tc>
              <w:tc>
                <w:tcPr>
                  <w:tcW w:w="851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rPr>
                      <w:color w:val="1F497D"/>
                    </w:rPr>
                  </w:pPr>
                  <w:r>
                    <w:rPr>
                      <w:color w:val="1F497D"/>
                    </w:rPr>
                    <w:t>3</w:t>
                  </w:r>
                  <w:r>
                    <w:rPr>
                      <w:rFonts w:hint="eastAsia" w:hAnsi="等线"/>
                      <w:color w:val="1F497D"/>
                    </w:rPr>
                    <w:t>年</w:t>
                  </w:r>
                </w:p>
              </w:tc>
              <w:tc>
                <w:tcPr>
                  <w:tcW w:w="1871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rPr>
                      <w:color w:val="1F497D"/>
                    </w:rPr>
                  </w:pPr>
                  <w:r>
                    <w:rPr>
                      <w:color w:val="1F497D"/>
                    </w:rPr>
                    <w:t>20-100</w:t>
                  </w:r>
                  <w:r>
                    <w:rPr>
                      <w:rFonts w:hint="eastAsia" w:hAnsi="等线"/>
                      <w:color w:val="1F497D"/>
                    </w:rPr>
                    <w:t>万人民币</w:t>
                  </w:r>
                </w:p>
              </w:tc>
              <w:tc>
                <w:tcPr>
                  <w:tcW w:w="2182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rPr>
                      <w:color w:val="1F497D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4083" w:type="dxa"/>
                  <w:gridSpan w:val="3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jc w:val="center"/>
                    <w:rPr>
                      <w:color w:val="1F497D"/>
                    </w:rPr>
                  </w:pPr>
                  <w:r>
                    <w:rPr>
                      <w:rFonts w:hint="eastAsia" w:hAnsi="等线"/>
                      <w:color w:val="1F497D"/>
                    </w:rPr>
                    <w:t>立即购买（链到微信购买页面）</w:t>
                  </w:r>
                </w:p>
              </w:tc>
              <w:tc>
                <w:tcPr>
                  <w:tcW w:w="2182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jc w:val="center"/>
                    <w:rPr>
                      <w:rFonts w:hAnsi="等线"/>
                      <w:color w:val="1F497D"/>
                    </w:rPr>
                  </w:pPr>
                  <w:r>
                    <w:fldChar w:fldCharType="begin"/>
                  </w:r>
                  <w:r>
                    <w:instrText xml:space="preserve"> HYPERLINK "https://urldefense.com/v3/__https:/webservice.citibank.com.cn/CitiWeb/invest.do?action=codTrancheList__;!!Jkho33Y!0U98RZmA_JPrbFZijc3euGKzoiKPUrhgRiqRgtVSc_Iu6mhoQoAk4Sy97QMWhQ$" </w:instrText>
                  </w:r>
                  <w:r>
                    <w:fldChar w:fldCharType="separate"/>
                  </w:r>
                  <w:r>
                    <w:rPr>
                      <w:rStyle w:val="15"/>
                      <w:color w:val="000000"/>
                    </w:rPr>
                    <w:t>https://webservice.citibank.com.cn/CitiWeb/invest.do?action=codTrancheList</w:t>
                  </w:r>
                  <w:r>
                    <w:rPr>
                      <w:rStyle w:val="15"/>
                      <w:color w:val="000000"/>
                    </w:rPr>
                    <w:fldChar w:fldCharType="end"/>
                  </w:r>
                </w:p>
              </w:tc>
            </w:tr>
          </w:tbl>
          <w:p>
            <w:pPr>
              <w:rPr>
                <w:rFonts w:cs="Arial" w:asciiTheme="minorHAnsi" w:hAnsiTheme="minorHAnsi" w:eastAsiaTheme="minorEastAsia"/>
                <w:b/>
                <w:color w:val="C00000"/>
                <w:sz w:val="28"/>
                <w:szCs w:val="28"/>
              </w:rPr>
            </w:pPr>
          </w:p>
          <w:tbl>
            <w:tblPr>
              <w:tblStyle w:val="10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361"/>
              <w:gridCol w:w="851"/>
              <w:gridCol w:w="1871"/>
              <w:gridCol w:w="2182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4083" w:type="dxa"/>
                  <w:gridSpan w:val="3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rPr>
                      <w:color w:val="1F497D"/>
                    </w:rPr>
                  </w:pPr>
                  <w:r>
                    <w:rPr>
                      <w:rFonts w:hint="eastAsia" w:hAnsi="等线"/>
                      <w:color w:val="1F497D"/>
                    </w:rPr>
                    <w:t>大额存单</w:t>
                  </w:r>
                  <w:r>
                    <w:rPr>
                      <w:color w:val="1F497D"/>
                    </w:rPr>
                    <w:t xml:space="preserve">      </w:t>
                  </w:r>
                  <w:r>
                    <w:rPr>
                      <w:rFonts w:hint="eastAsia" w:hAnsi="等线"/>
                      <w:color w:val="1F497D"/>
                    </w:rPr>
                    <w:t>了解更多（链到右边海报）</w:t>
                  </w:r>
                </w:p>
              </w:tc>
              <w:tc>
                <w:tcPr>
                  <w:tcW w:w="2182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rPr>
                      <w:rFonts w:hAnsi="等线"/>
                      <w:color w:val="1F497D"/>
                    </w:rPr>
                  </w:pPr>
                  <w:r>
                    <w:rPr>
                      <w:rFonts w:hAnsi="等线"/>
                      <w:color w:val="1F497D"/>
                    </w:rPr>
                    <w:object>
                      <v:shape id="_x0000_i1027" o:spt="75" type="#_x0000_t75" style="height:47.45pt;width:68.75pt;" o:ole="t" filled="f" coordsize="21600,21600">
                        <v:path/>
                        <v:fill on="f" focussize="0,0"/>
                        <v:stroke/>
                        <v:imagedata r:id="rId11" o:title=""/>
                        <o:lock v:ext="edit" aspectratio="t"/>
                        <w10:wrap type="none"/>
                        <w10:anchorlock/>
                      </v:shape>
                      <o:OLEObject Type="Embed" ProgID="Package" ShapeID="_x0000_i1027" DrawAspect="Icon" ObjectID="_1468075727" r:id="rId10">
                        <o:LockedField>false</o:LockedField>
                      </o:OLEObject>
                    </w:objec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4083" w:type="dxa"/>
                  <w:gridSpan w:val="3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jc w:val="center"/>
                    <w:rPr>
                      <w:color w:val="1F497D"/>
                    </w:rPr>
                  </w:pPr>
                  <w:r>
                    <w:rPr>
                      <w:rFonts w:hint="eastAsia" w:hAnsi="等线"/>
                      <w:color w:val="1F497D"/>
                      <w:highlight w:val="yellow"/>
                    </w:rPr>
                    <w:t>花旗私享家客户新资金专享</w:t>
                  </w:r>
                </w:p>
              </w:tc>
              <w:tc>
                <w:tcPr>
                  <w:tcW w:w="2182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jc w:val="center"/>
                    <w:rPr>
                      <w:rFonts w:hAnsi="等线"/>
                      <w:color w:val="1F497D"/>
                      <w:highlight w:val="yellow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361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rPr>
                      <w:color w:val="1F497D"/>
                    </w:rPr>
                  </w:pPr>
                  <w:r>
                    <w:rPr>
                      <w:rFonts w:hint="eastAsia" w:hAnsi="等线"/>
                      <w:color w:val="1F497D"/>
                    </w:rPr>
                    <w:t>年利率</w:t>
                  </w:r>
                </w:p>
              </w:tc>
              <w:tc>
                <w:tcPr>
                  <w:tcW w:w="851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rPr>
                      <w:color w:val="1F497D"/>
                    </w:rPr>
                  </w:pPr>
                  <w:r>
                    <w:rPr>
                      <w:rFonts w:hint="eastAsia" w:hAnsi="等线"/>
                      <w:color w:val="1F497D"/>
                    </w:rPr>
                    <w:t>存期</w:t>
                  </w:r>
                </w:p>
              </w:tc>
              <w:tc>
                <w:tcPr>
                  <w:tcW w:w="1871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rPr>
                      <w:color w:val="1F497D"/>
                    </w:rPr>
                  </w:pPr>
                  <w:r>
                    <w:rPr>
                      <w:rFonts w:hint="eastAsia" w:hAnsi="等线"/>
                      <w:color w:val="1F497D"/>
                    </w:rPr>
                    <w:t>认购金额</w:t>
                  </w:r>
                </w:p>
              </w:tc>
              <w:tc>
                <w:tcPr>
                  <w:tcW w:w="2182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rPr>
                      <w:rFonts w:hAnsi="等线"/>
                      <w:color w:val="1F497D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361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rPr>
                      <w:color w:val="1F497D"/>
                    </w:rPr>
                  </w:pPr>
                  <w:r>
                    <w:rPr>
                      <w:color w:val="1F497D"/>
                    </w:rPr>
                    <w:t>4.08%</w:t>
                  </w:r>
                </w:p>
              </w:tc>
              <w:tc>
                <w:tcPr>
                  <w:tcW w:w="851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rPr>
                      <w:color w:val="1F497D"/>
                    </w:rPr>
                  </w:pPr>
                  <w:r>
                    <w:rPr>
                      <w:color w:val="1F497D"/>
                    </w:rPr>
                    <w:t>3</w:t>
                  </w:r>
                  <w:r>
                    <w:rPr>
                      <w:rFonts w:hint="eastAsia" w:hAnsi="等线"/>
                      <w:color w:val="1F497D"/>
                    </w:rPr>
                    <w:t>年</w:t>
                  </w:r>
                </w:p>
              </w:tc>
              <w:tc>
                <w:tcPr>
                  <w:tcW w:w="1871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rPr>
                      <w:color w:val="1F497D"/>
                    </w:rPr>
                  </w:pPr>
                  <w:r>
                    <w:rPr>
                      <w:color w:val="1F497D"/>
                    </w:rPr>
                    <w:t>60-100</w:t>
                  </w:r>
                  <w:r>
                    <w:rPr>
                      <w:rFonts w:hint="eastAsia" w:hAnsi="等线"/>
                      <w:color w:val="1F497D"/>
                    </w:rPr>
                    <w:t>万人民币</w:t>
                  </w:r>
                </w:p>
              </w:tc>
              <w:tc>
                <w:tcPr>
                  <w:tcW w:w="2182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rPr>
                      <w:color w:val="1F497D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4083" w:type="dxa"/>
                  <w:gridSpan w:val="3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jc w:val="center"/>
                    <w:rPr>
                      <w:color w:val="1F497D"/>
                      <w:highlight w:val="yellow"/>
                    </w:rPr>
                  </w:pPr>
                  <w:r>
                    <w:rPr>
                      <w:rFonts w:hint="eastAsia" w:hAnsi="等线"/>
                      <w:color w:val="1F497D"/>
                      <w:highlight w:val="yellow"/>
                    </w:rPr>
                    <w:t>花旗财富管理客户新资金专享</w:t>
                  </w:r>
                </w:p>
              </w:tc>
              <w:tc>
                <w:tcPr>
                  <w:tcW w:w="2182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jc w:val="center"/>
                    <w:rPr>
                      <w:rFonts w:hAnsi="等线"/>
                      <w:color w:val="1F497D"/>
                      <w:highlight w:val="yellow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361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rPr>
                      <w:color w:val="1F497D"/>
                    </w:rPr>
                  </w:pPr>
                  <w:r>
                    <w:rPr>
                      <w:rFonts w:hint="eastAsia" w:hAnsi="等线"/>
                      <w:color w:val="1F497D"/>
                    </w:rPr>
                    <w:t>年利率</w:t>
                  </w:r>
                </w:p>
              </w:tc>
              <w:tc>
                <w:tcPr>
                  <w:tcW w:w="851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rPr>
                      <w:color w:val="1F497D"/>
                    </w:rPr>
                  </w:pPr>
                  <w:r>
                    <w:rPr>
                      <w:rFonts w:hint="eastAsia" w:hAnsi="等线"/>
                      <w:color w:val="1F497D"/>
                    </w:rPr>
                    <w:t>存期</w:t>
                  </w:r>
                </w:p>
              </w:tc>
              <w:tc>
                <w:tcPr>
                  <w:tcW w:w="1871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rPr>
                      <w:color w:val="1F497D"/>
                    </w:rPr>
                  </w:pPr>
                  <w:r>
                    <w:rPr>
                      <w:rFonts w:hint="eastAsia" w:hAnsi="等线"/>
                      <w:color w:val="1F497D"/>
                    </w:rPr>
                    <w:t>认购金额</w:t>
                  </w:r>
                </w:p>
              </w:tc>
              <w:tc>
                <w:tcPr>
                  <w:tcW w:w="2182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rPr>
                      <w:rFonts w:hAnsi="等线"/>
                      <w:color w:val="1F497D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361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rPr>
                      <w:color w:val="1F497D"/>
                    </w:rPr>
                  </w:pPr>
                  <w:r>
                    <w:rPr>
                      <w:color w:val="1F497D"/>
                    </w:rPr>
                    <w:t>4.08%</w:t>
                  </w:r>
                </w:p>
              </w:tc>
              <w:tc>
                <w:tcPr>
                  <w:tcW w:w="851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rPr>
                      <w:color w:val="1F497D"/>
                    </w:rPr>
                  </w:pPr>
                  <w:r>
                    <w:rPr>
                      <w:color w:val="1F497D"/>
                    </w:rPr>
                    <w:t>3</w:t>
                  </w:r>
                  <w:r>
                    <w:rPr>
                      <w:rFonts w:hint="eastAsia" w:hAnsi="等线"/>
                      <w:color w:val="1F497D"/>
                    </w:rPr>
                    <w:t>年</w:t>
                  </w:r>
                </w:p>
              </w:tc>
              <w:tc>
                <w:tcPr>
                  <w:tcW w:w="1871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rPr>
                      <w:color w:val="1F497D"/>
                    </w:rPr>
                  </w:pPr>
                  <w:r>
                    <w:rPr>
                      <w:color w:val="1F497D"/>
                    </w:rPr>
                    <w:t>20-50</w:t>
                  </w:r>
                  <w:r>
                    <w:rPr>
                      <w:rFonts w:hint="eastAsia" w:hAnsi="等线"/>
                      <w:color w:val="1F497D"/>
                    </w:rPr>
                    <w:t>万人民币</w:t>
                  </w:r>
                </w:p>
              </w:tc>
              <w:tc>
                <w:tcPr>
                  <w:tcW w:w="2182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rPr>
                      <w:color w:val="1F497D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4083" w:type="dxa"/>
                  <w:gridSpan w:val="3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jc w:val="center"/>
                    <w:rPr>
                      <w:color w:val="1F497D"/>
                    </w:rPr>
                  </w:pPr>
                  <w:r>
                    <w:rPr>
                      <w:rFonts w:hint="eastAsia" w:hAnsi="等线"/>
                      <w:color w:val="1F497D"/>
                    </w:rPr>
                    <w:t>立即购买（链到微信购买页面）</w:t>
                  </w:r>
                </w:p>
              </w:tc>
              <w:tc>
                <w:tcPr>
                  <w:tcW w:w="2182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jc w:val="center"/>
                    <w:rPr>
                      <w:rFonts w:hAnsi="等线"/>
                      <w:color w:val="1F497D"/>
                    </w:rPr>
                  </w:pPr>
                  <w:r>
                    <w:fldChar w:fldCharType="begin"/>
                  </w:r>
                  <w:r>
                    <w:instrText xml:space="preserve"> HYPERLINK "https://urldefense.com/v3/__https:/webservice.citibank.com.cn/CitiWeb/invest.do?action=codTrancheList__;!!Jkho33Y!0U98RZmA_JPrbFZijc3euGKzoiKPUrhgRiqRgtVSc_Iu6mhoQoAk4Sy97QMWhQ$" </w:instrText>
                  </w:r>
                  <w:r>
                    <w:fldChar w:fldCharType="separate"/>
                  </w:r>
                  <w:r>
                    <w:rPr>
                      <w:rStyle w:val="15"/>
                      <w:color w:val="000000"/>
                    </w:rPr>
                    <w:t>https://webservice.citibank.com.cn/CitiWeb/invest.do?action=codTrancheList</w:t>
                  </w:r>
                  <w:r>
                    <w:rPr>
                      <w:rStyle w:val="15"/>
                      <w:color w:val="000000"/>
                    </w:rPr>
                    <w:fldChar w:fldCharType="end"/>
                  </w:r>
                </w:p>
              </w:tc>
            </w:tr>
          </w:tbl>
          <w:p>
            <w:pPr>
              <w:rPr>
                <w:rFonts w:cs="Arial" w:asciiTheme="minorHAnsi" w:hAnsiTheme="minorHAnsi" w:eastAsiaTheme="minorEastAsia"/>
                <w:b/>
                <w:color w:val="C00000"/>
                <w:sz w:val="28"/>
                <w:szCs w:val="28"/>
              </w:rPr>
            </w:pPr>
          </w:p>
          <w:tbl>
            <w:tblPr>
              <w:tblStyle w:val="10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361"/>
              <w:gridCol w:w="851"/>
              <w:gridCol w:w="1871"/>
              <w:gridCol w:w="2182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4083" w:type="dxa"/>
                  <w:gridSpan w:val="3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rPr>
                      <w:color w:val="1F497D"/>
                    </w:rPr>
                  </w:pPr>
                  <w:r>
                    <w:rPr>
                      <w:rFonts w:hint="eastAsia" w:hAnsi="等线"/>
                      <w:color w:val="1F497D"/>
                    </w:rPr>
                    <w:t>美元优惠利率定存</w:t>
                  </w:r>
                  <w:r>
                    <w:rPr>
                      <w:color w:val="1F497D"/>
                    </w:rPr>
                    <w:t xml:space="preserve"> </w:t>
                  </w:r>
                </w:p>
                <w:p>
                  <w:pPr>
                    <w:rPr>
                      <w:color w:val="1F497D"/>
                    </w:rPr>
                  </w:pPr>
                  <w:r>
                    <w:rPr>
                      <w:rFonts w:hint="eastAsia" w:hAnsi="等线"/>
                      <w:color w:val="1F497D"/>
                    </w:rPr>
                    <w:t>了解更多（链到右边海报）</w:t>
                  </w:r>
                </w:p>
              </w:tc>
              <w:tc>
                <w:tcPr>
                  <w:tcW w:w="2182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rPr>
                      <w:rFonts w:hAnsi="等线"/>
                      <w:color w:val="1F497D"/>
                    </w:rPr>
                  </w:pPr>
                  <w:r>
                    <w:rPr>
                      <w:rFonts w:hAnsi="等线"/>
                      <w:color w:val="1F497D"/>
                    </w:rPr>
                    <w:object>
                      <v:shape id="_x0000_i1028" o:spt="75" type="#_x0000_t75" style="height:47.45pt;width:68.75pt;" o:ole="t" filled="f" coordsize="21600,21600">
                        <v:path/>
                        <v:fill on="f" focussize="0,0"/>
                        <v:stroke/>
                        <v:imagedata r:id="rId13" o:title=""/>
                        <o:lock v:ext="edit" aspectratio="t"/>
                        <w10:wrap type="none"/>
                        <w10:anchorlock/>
                      </v:shape>
                      <o:OLEObject Type="Embed" ProgID="Package" ShapeID="_x0000_i1028" DrawAspect="Icon" ObjectID="_1468075728" r:id="rId12">
                        <o:LockedField>false</o:LockedField>
                      </o:OLEObject>
                    </w:objec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4083" w:type="dxa"/>
                  <w:gridSpan w:val="3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jc w:val="center"/>
                    <w:rPr>
                      <w:color w:val="1F497D"/>
                    </w:rPr>
                  </w:pPr>
                  <w:r>
                    <w:rPr>
                      <w:rFonts w:hint="eastAsia" w:hAnsi="等线"/>
                      <w:color w:val="1F497D"/>
                      <w:highlight w:val="yellow"/>
                    </w:rPr>
                    <w:t>当月新开户贵宾专享</w:t>
                  </w:r>
                </w:p>
              </w:tc>
              <w:tc>
                <w:tcPr>
                  <w:tcW w:w="2182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jc w:val="center"/>
                    <w:rPr>
                      <w:rFonts w:hAnsi="等线"/>
                      <w:color w:val="1F497D"/>
                      <w:highlight w:val="yellow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361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rPr>
                      <w:color w:val="1F497D"/>
                    </w:rPr>
                  </w:pPr>
                  <w:r>
                    <w:rPr>
                      <w:rFonts w:hint="eastAsia" w:hAnsi="等线"/>
                      <w:color w:val="1F497D"/>
                    </w:rPr>
                    <w:t>年利率</w:t>
                  </w:r>
                </w:p>
              </w:tc>
              <w:tc>
                <w:tcPr>
                  <w:tcW w:w="851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rPr>
                      <w:color w:val="1F497D"/>
                    </w:rPr>
                  </w:pPr>
                  <w:r>
                    <w:rPr>
                      <w:rFonts w:hint="eastAsia" w:hAnsi="等线"/>
                      <w:color w:val="1F497D"/>
                    </w:rPr>
                    <w:t>存期</w:t>
                  </w:r>
                </w:p>
              </w:tc>
              <w:tc>
                <w:tcPr>
                  <w:tcW w:w="1871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rPr>
                      <w:color w:val="1F497D"/>
                    </w:rPr>
                  </w:pPr>
                  <w:r>
                    <w:rPr>
                      <w:rFonts w:hint="eastAsia" w:hAnsi="等线"/>
                      <w:color w:val="1F497D"/>
                    </w:rPr>
                    <w:t>认购金额</w:t>
                  </w:r>
                </w:p>
              </w:tc>
              <w:tc>
                <w:tcPr>
                  <w:tcW w:w="2182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rPr>
                      <w:rFonts w:hAnsi="等线"/>
                      <w:color w:val="1F497D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361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rPr>
                      <w:color w:val="1F497D"/>
                    </w:rPr>
                  </w:pPr>
                  <w:r>
                    <w:rPr>
                      <w:color w:val="1F497D"/>
                    </w:rPr>
                    <w:t>1.00%</w:t>
                  </w:r>
                </w:p>
              </w:tc>
              <w:tc>
                <w:tcPr>
                  <w:tcW w:w="851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rPr>
                      <w:color w:val="1F497D"/>
                    </w:rPr>
                  </w:pPr>
                  <w:r>
                    <w:rPr>
                      <w:color w:val="1F497D"/>
                    </w:rPr>
                    <w:t>3</w:t>
                  </w:r>
                  <w:r>
                    <w:rPr>
                      <w:rFonts w:hint="eastAsia" w:hAnsi="等线"/>
                      <w:color w:val="1F497D"/>
                    </w:rPr>
                    <w:t>个月</w:t>
                  </w:r>
                </w:p>
              </w:tc>
              <w:tc>
                <w:tcPr>
                  <w:tcW w:w="1871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rPr>
                      <w:color w:val="1F497D"/>
                    </w:rPr>
                  </w:pPr>
                  <w:r>
                    <w:rPr>
                      <w:color w:val="1F497D"/>
                    </w:rPr>
                    <w:t>3-10</w:t>
                  </w:r>
                  <w:r>
                    <w:rPr>
                      <w:rFonts w:hint="eastAsia" w:hAnsi="等线"/>
                      <w:color w:val="1F497D"/>
                    </w:rPr>
                    <w:t>万美</w:t>
                  </w:r>
                  <w:ins w:id="0" w:author="Hou, Jiaxi [ICRM]" w:date="2021-06-01T16:37:00Z">
                    <w:r>
                      <w:rPr>
                        <w:rFonts w:hint="eastAsia" w:hAnsi="等线"/>
                        <w:color w:val="1F497D"/>
                      </w:rPr>
                      <w:t>元</w:t>
                    </w:r>
                  </w:ins>
                  <w:del w:id="1" w:author="Hou, Jiaxi [ICRM]" w:date="2021-06-01T16:37:00Z">
                    <w:r>
                      <w:rPr>
                        <w:rFonts w:hint="eastAsia" w:hAnsi="等线"/>
                        <w:color w:val="1F497D"/>
                      </w:rPr>
                      <w:delText>金</w:delText>
                    </w:r>
                  </w:del>
                </w:p>
              </w:tc>
              <w:tc>
                <w:tcPr>
                  <w:tcW w:w="2182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rPr>
                      <w:color w:val="1F497D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4083" w:type="dxa"/>
                  <w:gridSpan w:val="3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jc w:val="center"/>
                    <w:rPr>
                      <w:color w:val="FF0000"/>
                    </w:rPr>
                  </w:pPr>
                  <w:r>
                    <w:rPr>
                      <w:rFonts w:hint="eastAsia" w:hAnsi="等线"/>
                      <w:color w:val="1F497D"/>
                    </w:rPr>
                    <w:t>请亲临分</w:t>
                  </w:r>
                  <w:ins w:id="2" w:author="Hou, Jiaxi [ICRM]" w:date="2021-06-01T16:37:00Z">
                    <w:r>
                      <w:rPr>
                        <w:rFonts w:hint="eastAsia" w:hAnsi="等线"/>
                        <w:color w:val="1F497D"/>
                      </w:rPr>
                      <w:t>支</w:t>
                    </w:r>
                  </w:ins>
                  <w:r>
                    <w:rPr>
                      <w:rFonts w:hint="eastAsia" w:hAnsi="等线"/>
                      <w:color w:val="1F497D"/>
                    </w:rPr>
                    <w:t>行办理</w:t>
                  </w:r>
                </w:p>
              </w:tc>
              <w:tc>
                <w:tcPr>
                  <w:tcW w:w="2182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jc w:val="center"/>
                    <w:rPr>
                      <w:rFonts w:hAnsi="等线"/>
                      <w:color w:val="1F497D"/>
                    </w:rPr>
                  </w:pPr>
                </w:p>
              </w:tc>
            </w:tr>
          </w:tbl>
          <w:p>
            <w:pPr>
              <w:rPr>
                <w:rFonts w:cs="Arial" w:asciiTheme="minorHAnsi" w:hAnsiTheme="minorHAnsi" w:eastAsiaTheme="minorEastAsia"/>
                <w:b/>
                <w:color w:val="C00000"/>
                <w:sz w:val="28"/>
                <w:szCs w:val="28"/>
              </w:rPr>
            </w:pPr>
          </w:p>
          <w:p>
            <w:pPr>
              <w:jc w:val="center"/>
              <w:rPr>
                <w:rFonts w:cs="Arial" w:asciiTheme="minorHAnsi" w:hAnsiTheme="minorHAnsi" w:eastAsiaTheme="minorEastAsia"/>
                <w:b/>
                <w:color w:val="C00000"/>
                <w:sz w:val="28"/>
                <w:szCs w:val="28"/>
              </w:rPr>
            </w:pPr>
            <w:r>
              <w:rPr>
                <w:rFonts w:hint="eastAsia" w:hAnsi="等线"/>
                <w:color w:val="1F497D"/>
              </w:rPr>
              <w:t>更多信息请联系您的客户经理，或拨打花旗24小时服务热线95038。</w:t>
            </w:r>
          </w:p>
        </w:tc>
      </w:tr>
      <w:tr>
        <w:tblPrEx>
          <w:tblBorders>
            <w:top w:val="single" w:color="1F497D" w:themeColor="text2" w:sz="12" w:space="0"/>
            <w:left w:val="single" w:color="1F497D" w:themeColor="text2" w:sz="12" w:space="0"/>
            <w:bottom w:val="single" w:color="1F497D" w:themeColor="text2" w:sz="12" w:space="0"/>
            <w:right w:val="single" w:color="1F497D" w:themeColor="text2" w:sz="12" w:space="0"/>
            <w:insideH w:val="single" w:color="1F497D" w:themeColor="text2" w:sz="12" w:space="0"/>
            <w:insideV w:val="single" w:color="1F497D" w:themeColor="text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" w:hRule="atLeast"/>
        </w:trPr>
        <w:tc>
          <w:tcPr>
            <w:tcW w:w="8755" w:type="dxa"/>
          </w:tcPr>
          <w:p>
            <w:pPr>
              <w:rPr>
                <w:rFonts w:cs="Arial" w:asciiTheme="minorHAnsi" w:hAnsiTheme="minorHAnsi" w:eastAsiaTheme="minorEastAsia"/>
                <w:b/>
                <w:color w:val="C00000"/>
                <w:sz w:val="28"/>
                <w:szCs w:val="28"/>
              </w:rPr>
            </w:pPr>
            <w:r>
              <w:rPr>
                <w:rFonts w:hint="eastAsia" w:cs="Arial" w:asciiTheme="minorHAnsi" w:hAnsiTheme="minorHAnsi" w:eastAsiaTheme="minorEastAsia"/>
                <w:b/>
                <w:color w:val="C00000"/>
                <w:sz w:val="28"/>
                <w:szCs w:val="28"/>
              </w:rPr>
              <w:t>阅读</w:t>
            </w:r>
            <w:r>
              <w:rPr>
                <w:rFonts w:cs="Arial" w:asciiTheme="minorHAnsi" w:hAnsiTheme="minorHAnsi" w:eastAsiaTheme="minorEastAsia"/>
                <w:b/>
                <w:color w:val="C00000"/>
                <w:sz w:val="28"/>
                <w:szCs w:val="28"/>
              </w:rPr>
              <w:t>原文链接(</w:t>
            </w:r>
            <w:r>
              <w:rPr>
                <w:rFonts w:hint="eastAsia" w:cs="Arial" w:asciiTheme="minorHAnsi" w:hAnsiTheme="minorHAnsi" w:eastAsiaTheme="minorEastAsia"/>
                <w:b/>
                <w:color w:val="C00000"/>
                <w:sz w:val="28"/>
                <w:szCs w:val="28"/>
              </w:rPr>
              <w:t>如有</w:t>
            </w:r>
            <w:r>
              <w:rPr>
                <w:rFonts w:cs="Arial" w:asciiTheme="minorHAnsi" w:hAnsiTheme="minorHAnsi" w:eastAsiaTheme="minorEastAsia"/>
                <w:b/>
                <w:color w:val="C00000"/>
                <w:sz w:val="28"/>
                <w:szCs w:val="28"/>
              </w:rPr>
              <w:t>)</w:t>
            </w:r>
          </w:p>
          <w:p>
            <w:r>
              <w:fldChar w:fldCharType="begin"/>
            </w:r>
            <w:r>
              <w:instrText xml:space="preserve"> HYPERLINK "https://urldefense.com/v3/__https:/webservice.citibank.com.cn/CitiWeb/invest.do?action=codTrancheList__;!!Jkho33Y!0U98RZmA_JPrbFZijc3euGKzoiKPUrhgRiqRgtVSc_Iu6mhoQoAk4Sy97QMWhQ$" </w:instrText>
            </w:r>
            <w:r>
              <w:fldChar w:fldCharType="separate"/>
            </w:r>
            <w:r>
              <w:rPr>
                <w:rStyle w:val="15"/>
                <w:color w:val="000000"/>
              </w:rPr>
              <w:t>https://webservice.citibank.com.cn/CitiWeb/invest.do?action=codTrancheList</w:t>
            </w:r>
            <w:r>
              <w:rPr>
                <w:rStyle w:val="15"/>
                <w:color w:val="000000"/>
              </w:rPr>
              <w:fldChar w:fldCharType="end"/>
            </w:r>
          </w:p>
        </w:tc>
      </w:tr>
    </w:tbl>
    <w:p>
      <w:pPr>
        <w:rPr>
          <w:rFonts w:asciiTheme="minorHAnsi" w:hAnsiTheme="minorHAnsi" w:eastAsiaTheme="minorEastAsia"/>
        </w:rPr>
      </w:pPr>
    </w:p>
    <w:p>
      <w:pPr>
        <w:rPr>
          <w:rFonts w:asciiTheme="minorHAnsi" w:hAnsiTheme="minorHAnsi" w:eastAsiaTheme="minorEastAsia"/>
          <w:b/>
          <w:sz w:val="24"/>
          <w:szCs w:val="24"/>
          <w:u w:val="single"/>
        </w:rPr>
      </w:pPr>
      <w:r>
        <w:rPr>
          <w:rFonts w:asciiTheme="minorHAnsi" w:hAnsiTheme="minorHAnsi" w:eastAsiaTheme="minorEastAsia"/>
          <w:b/>
          <w:sz w:val="24"/>
          <w:szCs w:val="24"/>
          <w:u w:val="single"/>
        </w:rPr>
        <w:t>Note:</w:t>
      </w:r>
    </w:p>
    <w:p>
      <w:pPr>
        <w:pStyle w:val="18"/>
        <w:numPr>
          <w:ilvl w:val="0"/>
          <w:numId w:val="1"/>
        </w:numPr>
        <w:rPr>
          <w:rFonts w:asciiTheme="minorHAnsi" w:hAnsiTheme="minorHAnsi" w:eastAsiaTheme="minorEastAsia"/>
          <w:sz w:val="24"/>
          <w:szCs w:val="24"/>
        </w:rPr>
      </w:pPr>
      <w:r>
        <w:rPr>
          <w:rFonts w:hint="eastAsia" w:asciiTheme="minorHAnsi" w:hAnsiTheme="minorHAnsi" w:eastAsiaTheme="minorEastAsia"/>
          <w:sz w:val="24"/>
          <w:szCs w:val="24"/>
        </w:rPr>
        <w:t>如未于规定时间内提交完整材料及审批邮件，将不保证当周如期推送</w:t>
      </w:r>
    </w:p>
    <w:p>
      <w:pPr>
        <w:pStyle w:val="18"/>
        <w:numPr>
          <w:ilvl w:val="0"/>
          <w:numId w:val="1"/>
        </w:numPr>
        <w:rPr>
          <w:rFonts w:asciiTheme="minorHAnsi" w:hAnsiTheme="minorHAnsi" w:eastAsiaTheme="minorEastAsia"/>
          <w:sz w:val="24"/>
          <w:szCs w:val="24"/>
        </w:rPr>
      </w:pPr>
      <w:r>
        <w:rPr>
          <w:rFonts w:hint="eastAsia" w:asciiTheme="minorHAnsi" w:hAnsiTheme="minorHAnsi" w:eastAsiaTheme="minorEastAsia"/>
          <w:sz w:val="24"/>
          <w:szCs w:val="24"/>
        </w:rPr>
        <w:t>头条及推文排列顺序将视当周推文主题而定</w:t>
      </w:r>
    </w:p>
    <w:p>
      <w:pPr>
        <w:pStyle w:val="18"/>
        <w:numPr>
          <w:ilvl w:val="0"/>
          <w:numId w:val="1"/>
        </w:numPr>
        <w:rPr>
          <w:rFonts w:asciiTheme="minorHAnsi" w:hAnsiTheme="minorHAnsi" w:eastAsiaTheme="minorEastAsia"/>
          <w:sz w:val="24"/>
          <w:szCs w:val="24"/>
        </w:rPr>
      </w:pPr>
      <w:r>
        <w:rPr>
          <w:rFonts w:hint="eastAsia" w:asciiTheme="minorHAnsi" w:hAnsiTheme="minorHAnsi" w:eastAsiaTheme="minorEastAsia"/>
          <w:sz w:val="24"/>
          <w:szCs w:val="24"/>
        </w:rPr>
        <w:t>市场部将于发刊前安排推送内测，申请者必须自行校对文章内容并提供</w:t>
      </w:r>
      <w:r>
        <w:rPr>
          <w:rFonts w:asciiTheme="minorHAnsi" w:hAnsiTheme="minorHAnsi" w:eastAsiaTheme="minorEastAsia"/>
          <w:sz w:val="24"/>
          <w:szCs w:val="24"/>
        </w:rPr>
        <w:t>S</w:t>
      </w:r>
      <w:r>
        <w:rPr>
          <w:rFonts w:hint="eastAsia" w:asciiTheme="minorHAnsi" w:hAnsiTheme="minorHAnsi" w:eastAsiaTheme="minorEastAsia"/>
          <w:sz w:val="24"/>
          <w:szCs w:val="24"/>
        </w:rPr>
        <w:t>ign-</w:t>
      </w:r>
      <w:r>
        <w:rPr>
          <w:rFonts w:asciiTheme="minorHAnsi" w:hAnsiTheme="minorHAnsi" w:eastAsiaTheme="minorEastAsia"/>
          <w:sz w:val="24"/>
          <w:szCs w:val="24"/>
        </w:rPr>
        <w:t>off</w:t>
      </w:r>
      <w:r>
        <w:rPr>
          <w:rFonts w:hint="eastAsia" w:asciiTheme="minorHAnsi" w:hAnsiTheme="minorHAnsi" w:eastAsiaTheme="minorEastAsia"/>
          <w:sz w:val="24"/>
          <w:szCs w:val="24"/>
        </w:rPr>
        <w:t>邮件</w:t>
      </w:r>
    </w:p>
    <w:p>
      <w:pPr>
        <w:pStyle w:val="18"/>
        <w:numPr>
          <w:ilvl w:val="0"/>
          <w:numId w:val="1"/>
        </w:numPr>
        <w:rPr>
          <w:rFonts w:asciiTheme="minorHAnsi" w:hAnsiTheme="minorHAnsi" w:eastAsiaTheme="minorEastAsia"/>
          <w:sz w:val="24"/>
          <w:szCs w:val="24"/>
        </w:rPr>
      </w:pPr>
      <w:r>
        <w:rPr>
          <w:rFonts w:hint="eastAsia" w:asciiTheme="minorHAnsi" w:hAnsiTheme="minorHAnsi" w:eastAsiaTheme="minorEastAsia"/>
          <w:sz w:val="24"/>
          <w:szCs w:val="24"/>
        </w:rPr>
        <w:t>如文章内容来源为其他微信公众号且重复程度超过80%，需获得对方公众号授权并将花旗财富管理公众号加入白名单，且需提前告知市场部</w:t>
      </w:r>
    </w:p>
    <w:p>
      <w:pPr>
        <w:pStyle w:val="18"/>
        <w:rPr>
          <w:rFonts w:asciiTheme="minorHAnsi" w:hAnsiTheme="minorHAnsi" w:eastAsiaTheme="minorEastAsia"/>
          <w:sz w:val="24"/>
          <w:szCs w:val="24"/>
        </w:rPr>
      </w:pPr>
    </w:p>
    <w:sectPr>
      <w:pgSz w:w="12240" w:h="15840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PMingLiU">
    <w:altName w:val="Microsoft JhengHei"/>
    <w:panose1 w:val="02010601000101010101"/>
    <w:charset w:val="88"/>
    <w:family w:val="roman"/>
    <w:pitch w:val="default"/>
    <w:sig w:usb0="00000000" w:usb1="00000000" w:usb2="00000016" w:usb3="00000000" w:csb0="00100001" w:csb1="0000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THeiti">
    <w:altName w:val="宋体"/>
    <w:panose1 w:val="00000000000000000000"/>
    <w:charset w:val="50"/>
    <w:family w:val="auto"/>
    <w:pitch w:val="default"/>
    <w:sig w:usb0="00000000" w:usb1="00000000" w:usb2="0E040001" w:usb3="00000000" w:csb0="00040000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Batang">
    <w:altName w:val="Malgun Gothic"/>
    <w:panose1 w:val="02030600000101010101"/>
    <w:charset w:val="81"/>
    <w:family w:val="roman"/>
    <w:pitch w:val="default"/>
    <w:sig w:usb0="00000000" w:usb1="00000000" w:usb2="00000030" w:usb3="00000000" w:csb0="0008009F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98E46FD"/>
    <w:multiLevelType w:val="multilevel"/>
    <w:tmpl w:val="698E46FD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Hou, Jiaxi [ICRM]">
    <w15:presenceInfo w15:providerId="None" w15:userId="Hou, Jiaxi [ICRM]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bordersDoNotSurroundHeader w:val="1"/>
  <w:bordersDoNotSurroundFooter w:val="1"/>
  <w:trackRevisions w:val="1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52C9"/>
    <w:rsid w:val="00001046"/>
    <w:rsid w:val="00003464"/>
    <w:rsid w:val="0000365D"/>
    <w:rsid w:val="00004B05"/>
    <w:rsid w:val="00013991"/>
    <w:rsid w:val="00013D15"/>
    <w:rsid w:val="0001412F"/>
    <w:rsid w:val="00022284"/>
    <w:rsid w:val="00022968"/>
    <w:rsid w:val="00022DFE"/>
    <w:rsid w:val="0002408A"/>
    <w:rsid w:val="0002512F"/>
    <w:rsid w:val="00025DDD"/>
    <w:rsid w:val="00034061"/>
    <w:rsid w:val="000340D8"/>
    <w:rsid w:val="00034838"/>
    <w:rsid w:val="000444B5"/>
    <w:rsid w:val="000444CE"/>
    <w:rsid w:val="00044A52"/>
    <w:rsid w:val="00045811"/>
    <w:rsid w:val="0004609D"/>
    <w:rsid w:val="00051B0E"/>
    <w:rsid w:val="00051B86"/>
    <w:rsid w:val="00053013"/>
    <w:rsid w:val="00056F50"/>
    <w:rsid w:val="00057A11"/>
    <w:rsid w:val="00061161"/>
    <w:rsid w:val="00061431"/>
    <w:rsid w:val="00062325"/>
    <w:rsid w:val="000641A7"/>
    <w:rsid w:val="000719D3"/>
    <w:rsid w:val="00071A1B"/>
    <w:rsid w:val="00074EE0"/>
    <w:rsid w:val="00074F88"/>
    <w:rsid w:val="0007762F"/>
    <w:rsid w:val="00085627"/>
    <w:rsid w:val="000879AD"/>
    <w:rsid w:val="000913BC"/>
    <w:rsid w:val="000A16BA"/>
    <w:rsid w:val="000A6C83"/>
    <w:rsid w:val="000B2217"/>
    <w:rsid w:val="000B22C5"/>
    <w:rsid w:val="000B2685"/>
    <w:rsid w:val="000B4C0D"/>
    <w:rsid w:val="000B5A44"/>
    <w:rsid w:val="000C23AD"/>
    <w:rsid w:val="000C2736"/>
    <w:rsid w:val="000C4F81"/>
    <w:rsid w:val="000C5D13"/>
    <w:rsid w:val="000C798A"/>
    <w:rsid w:val="000D231E"/>
    <w:rsid w:val="000D39A6"/>
    <w:rsid w:val="000D3C35"/>
    <w:rsid w:val="000D4A3E"/>
    <w:rsid w:val="000E46AA"/>
    <w:rsid w:val="000E4F21"/>
    <w:rsid w:val="000E6FAC"/>
    <w:rsid w:val="000E7397"/>
    <w:rsid w:val="000E78F5"/>
    <w:rsid w:val="000E7931"/>
    <w:rsid w:val="000F129C"/>
    <w:rsid w:val="000F1F55"/>
    <w:rsid w:val="000F3079"/>
    <w:rsid w:val="000F32EC"/>
    <w:rsid w:val="000F3F98"/>
    <w:rsid w:val="000F4063"/>
    <w:rsid w:val="000F6922"/>
    <w:rsid w:val="000F6DA6"/>
    <w:rsid w:val="000F7CF3"/>
    <w:rsid w:val="0010063E"/>
    <w:rsid w:val="00102C96"/>
    <w:rsid w:val="00105D96"/>
    <w:rsid w:val="00106CEE"/>
    <w:rsid w:val="001074D9"/>
    <w:rsid w:val="0011174B"/>
    <w:rsid w:val="0011195B"/>
    <w:rsid w:val="00113FD8"/>
    <w:rsid w:val="0011542E"/>
    <w:rsid w:val="00120F89"/>
    <w:rsid w:val="00121EAD"/>
    <w:rsid w:val="0012608D"/>
    <w:rsid w:val="00127031"/>
    <w:rsid w:val="0012750C"/>
    <w:rsid w:val="001307DE"/>
    <w:rsid w:val="00133568"/>
    <w:rsid w:val="001342BC"/>
    <w:rsid w:val="001343F0"/>
    <w:rsid w:val="001348B3"/>
    <w:rsid w:val="001402DD"/>
    <w:rsid w:val="00142361"/>
    <w:rsid w:val="00145D99"/>
    <w:rsid w:val="00154693"/>
    <w:rsid w:val="001551B0"/>
    <w:rsid w:val="0015633C"/>
    <w:rsid w:val="00157830"/>
    <w:rsid w:val="001579BD"/>
    <w:rsid w:val="00161AC2"/>
    <w:rsid w:val="00161F49"/>
    <w:rsid w:val="001642AC"/>
    <w:rsid w:val="001667B1"/>
    <w:rsid w:val="00167BC8"/>
    <w:rsid w:val="0017161B"/>
    <w:rsid w:val="001716BE"/>
    <w:rsid w:val="00171F2F"/>
    <w:rsid w:val="00172754"/>
    <w:rsid w:val="00173B6A"/>
    <w:rsid w:val="00174496"/>
    <w:rsid w:val="00176A93"/>
    <w:rsid w:val="001834BF"/>
    <w:rsid w:val="001846CE"/>
    <w:rsid w:val="001859C4"/>
    <w:rsid w:val="00192BCF"/>
    <w:rsid w:val="0019571F"/>
    <w:rsid w:val="00195CAB"/>
    <w:rsid w:val="001A22F9"/>
    <w:rsid w:val="001A2715"/>
    <w:rsid w:val="001A3245"/>
    <w:rsid w:val="001A457E"/>
    <w:rsid w:val="001A484D"/>
    <w:rsid w:val="001A50C1"/>
    <w:rsid w:val="001A598D"/>
    <w:rsid w:val="001B1266"/>
    <w:rsid w:val="001B2A81"/>
    <w:rsid w:val="001C0F76"/>
    <w:rsid w:val="001C1267"/>
    <w:rsid w:val="001C2481"/>
    <w:rsid w:val="001C46BB"/>
    <w:rsid w:val="001C492B"/>
    <w:rsid w:val="001D3820"/>
    <w:rsid w:val="001E04DB"/>
    <w:rsid w:val="001E1707"/>
    <w:rsid w:val="001E2453"/>
    <w:rsid w:val="001E2EDC"/>
    <w:rsid w:val="001E6D72"/>
    <w:rsid w:val="001E7C35"/>
    <w:rsid w:val="001F043F"/>
    <w:rsid w:val="001F0A4B"/>
    <w:rsid w:val="001F7300"/>
    <w:rsid w:val="00200901"/>
    <w:rsid w:val="00200DD8"/>
    <w:rsid w:val="00200F87"/>
    <w:rsid w:val="0021078A"/>
    <w:rsid w:val="00210DA3"/>
    <w:rsid w:val="00212724"/>
    <w:rsid w:val="00216836"/>
    <w:rsid w:val="00221BA2"/>
    <w:rsid w:val="00222FAA"/>
    <w:rsid w:val="00226ADF"/>
    <w:rsid w:val="00227EBF"/>
    <w:rsid w:val="00232772"/>
    <w:rsid w:val="00233AF1"/>
    <w:rsid w:val="00236519"/>
    <w:rsid w:val="00244A5E"/>
    <w:rsid w:val="0024612B"/>
    <w:rsid w:val="0025249B"/>
    <w:rsid w:val="00254FB4"/>
    <w:rsid w:val="00256002"/>
    <w:rsid w:val="002604C6"/>
    <w:rsid w:val="0026077E"/>
    <w:rsid w:val="00265498"/>
    <w:rsid w:val="00270819"/>
    <w:rsid w:val="002737B3"/>
    <w:rsid w:val="00275A73"/>
    <w:rsid w:val="00275FB1"/>
    <w:rsid w:val="00277ADC"/>
    <w:rsid w:val="00281E59"/>
    <w:rsid w:val="002834B7"/>
    <w:rsid w:val="00284BB3"/>
    <w:rsid w:val="00285CE2"/>
    <w:rsid w:val="00287909"/>
    <w:rsid w:val="00287B68"/>
    <w:rsid w:val="002908DE"/>
    <w:rsid w:val="002923DB"/>
    <w:rsid w:val="00294A16"/>
    <w:rsid w:val="00294E1B"/>
    <w:rsid w:val="00294FA1"/>
    <w:rsid w:val="002956CE"/>
    <w:rsid w:val="00296410"/>
    <w:rsid w:val="0029663A"/>
    <w:rsid w:val="0029776B"/>
    <w:rsid w:val="002A09B3"/>
    <w:rsid w:val="002A1FE4"/>
    <w:rsid w:val="002A26AB"/>
    <w:rsid w:val="002B7935"/>
    <w:rsid w:val="002C1BCE"/>
    <w:rsid w:val="002C2E08"/>
    <w:rsid w:val="002C3514"/>
    <w:rsid w:val="002C48D0"/>
    <w:rsid w:val="002D085B"/>
    <w:rsid w:val="002D1218"/>
    <w:rsid w:val="002D1F8E"/>
    <w:rsid w:val="002D3A68"/>
    <w:rsid w:val="002D561F"/>
    <w:rsid w:val="002D70F5"/>
    <w:rsid w:val="002E1CE4"/>
    <w:rsid w:val="002E4B95"/>
    <w:rsid w:val="002E7D2E"/>
    <w:rsid w:val="002F069F"/>
    <w:rsid w:val="002F42DF"/>
    <w:rsid w:val="002F5BD2"/>
    <w:rsid w:val="003029AA"/>
    <w:rsid w:val="00302FC3"/>
    <w:rsid w:val="003053F7"/>
    <w:rsid w:val="00306BCD"/>
    <w:rsid w:val="00320567"/>
    <w:rsid w:val="00323B5D"/>
    <w:rsid w:val="00325A27"/>
    <w:rsid w:val="00334C58"/>
    <w:rsid w:val="00335F62"/>
    <w:rsid w:val="0033759A"/>
    <w:rsid w:val="00340E58"/>
    <w:rsid w:val="00343E72"/>
    <w:rsid w:val="00344124"/>
    <w:rsid w:val="0034527A"/>
    <w:rsid w:val="00356F01"/>
    <w:rsid w:val="00357ADD"/>
    <w:rsid w:val="0036255F"/>
    <w:rsid w:val="00362D2E"/>
    <w:rsid w:val="00363988"/>
    <w:rsid w:val="00364445"/>
    <w:rsid w:val="00365B49"/>
    <w:rsid w:val="003677E3"/>
    <w:rsid w:val="00370BA0"/>
    <w:rsid w:val="00371D32"/>
    <w:rsid w:val="00373A82"/>
    <w:rsid w:val="00375115"/>
    <w:rsid w:val="00376C72"/>
    <w:rsid w:val="00381833"/>
    <w:rsid w:val="00384070"/>
    <w:rsid w:val="003871FC"/>
    <w:rsid w:val="00387B08"/>
    <w:rsid w:val="00393AB3"/>
    <w:rsid w:val="00394A55"/>
    <w:rsid w:val="00396516"/>
    <w:rsid w:val="00397D93"/>
    <w:rsid w:val="003A001F"/>
    <w:rsid w:val="003A28C5"/>
    <w:rsid w:val="003A4097"/>
    <w:rsid w:val="003A431F"/>
    <w:rsid w:val="003A5521"/>
    <w:rsid w:val="003B09BE"/>
    <w:rsid w:val="003B15D1"/>
    <w:rsid w:val="003B15D5"/>
    <w:rsid w:val="003B219F"/>
    <w:rsid w:val="003B3061"/>
    <w:rsid w:val="003B6411"/>
    <w:rsid w:val="003B6A92"/>
    <w:rsid w:val="003C0CC8"/>
    <w:rsid w:val="003C1060"/>
    <w:rsid w:val="003C160C"/>
    <w:rsid w:val="003C16DC"/>
    <w:rsid w:val="003C2803"/>
    <w:rsid w:val="003C2C85"/>
    <w:rsid w:val="003C4181"/>
    <w:rsid w:val="003D1C0A"/>
    <w:rsid w:val="003D3AAC"/>
    <w:rsid w:val="003D5FFA"/>
    <w:rsid w:val="003D61DB"/>
    <w:rsid w:val="003D708A"/>
    <w:rsid w:val="003D7133"/>
    <w:rsid w:val="003E0840"/>
    <w:rsid w:val="003E0868"/>
    <w:rsid w:val="003E3D84"/>
    <w:rsid w:val="003E49FC"/>
    <w:rsid w:val="003E5729"/>
    <w:rsid w:val="003E5D34"/>
    <w:rsid w:val="003E5D7D"/>
    <w:rsid w:val="003F2B15"/>
    <w:rsid w:val="003F3547"/>
    <w:rsid w:val="003F4040"/>
    <w:rsid w:val="00407904"/>
    <w:rsid w:val="0041033F"/>
    <w:rsid w:val="00412C56"/>
    <w:rsid w:val="00423B61"/>
    <w:rsid w:val="00425C59"/>
    <w:rsid w:val="00435431"/>
    <w:rsid w:val="0044030C"/>
    <w:rsid w:val="00442521"/>
    <w:rsid w:val="004501E3"/>
    <w:rsid w:val="00452467"/>
    <w:rsid w:val="00452A54"/>
    <w:rsid w:val="00456BAC"/>
    <w:rsid w:val="00456DDA"/>
    <w:rsid w:val="0045754B"/>
    <w:rsid w:val="00457C54"/>
    <w:rsid w:val="00460453"/>
    <w:rsid w:val="00460DB5"/>
    <w:rsid w:val="0046128F"/>
    <w:rsid w:val="00463CD5"/>
    <w:rsid w:val="00463D7E"/>
    <w:rsid w:val="00466323"/>
    <w:rsid w:val="004674A5"/>
    <w:rsid w:val="0047142D"/>
    <w:rsid w:val="004740DE"/>
    <w:rsid w:val="004766CE"/>
    <w:rsid w:val="00481E2A"/>
    <w:rsid w:val="0048486E"/>
    <w:rsid w:val="00484D1C"/>
    <w:rsid w:val="004852C9"/>
    <w:rsid w:val="00485EEE"/>
    <w:rsid w:val="0048766E"/>
    <w:rsid w:val="00487D00"/>
    <w:rsid w:val="00490A49"/>
    <w:rsid w:val="00490AF1"/>
    <w:rsid w:val="00492B9E"/>
    <w:rsid w:val="00496785"/>
    <w:rsid w:val="004967EF"/>
    <w:rsid w:val="004A12D7"/>
    <w:rsid w:val="004A2D13"/>
    <w:rsid w:val="004A4FEE"/>
    <w:rsid w:val="004A5146"/>
    <w:rsid w:val="004A5B3B"/>
    <w:rsid w:val="004A6A12"/>
    <w:rsid w:val="004B0052"/>
    <w:rsid w:val="004B17C2"/>
    <w:rsid w:val="004B2343"/>
    <w:rsid w:val="004B3F73"/>
    <w:rsid w:val="004B450A"/>
    <w:rsid w:val="004B4635"/>
    <w:rsid w:val="004B6520"/>
    <w:rsid w:val="004B6D9C"/>
    <w:rsid w:val="004B7528"/>
    <w:rsid w:val="004B75A7"/>
    <w:rsid w:val="004C09DA"/>
    <w:rsid w:val="004C1E62"/>
    <w:rsid w:val="004C5310"/>
    <w:rsid w:val="004C585A"/>
    <w:rsid w:val="004C60A5"/>
    <w:rsid w:val="004D17F8"/>
    <w:rsid w:val="004D5EE6"/>
    <w:rsid w:val="004D69FD"/>
    <w:rsid w:val="004D7726"/>
    <w:rsid w:val="004D7BF1"/>
    <w:rsid w:val="004E22AB"/>
    <w:rsid w:val="004E43F2"/>
    <w:rsid w:val="004E50C1"/>
    <w:rsid w:val="004F0E02"/>
    <w:rsid w:val="004F393A"/>
    <w:rsid w:val="004F48F9"/>
    <w:rsid w:val="004F553B"/>
    <w:rsid w:val="004F70F4"/>
    <w:rsid w:val="00501BD2"/>
    <w:rsid w:val="0050339B"/>
    <w:rsid w:val="00504CB2"/>
    <w:rsid w:val="00504D08"/>
    <w:rsid w:val="00505241"/>
    <w:rsid w:val="00505619"/>
    <w:rsid w:val="005063E2"/>
    <w:rsid w:val="005068C9"/>
    <w:rsid w:val="005113F7"/>
    <w:rsid w:val="0051280E"/>
    <w:rsid w:val="005144F4"/>
    <w:rsid w:val="0051672D"/>
    <w:rsid w:val="005174E1"/>
    <w:rsid w:val="00517A0C"/>
    <w:rsid w:val="00520EAB"/>
    <w:rsid w:val="0052189B"/>
    <w:rsid w:val="005259A1"/>
    <w:rsid w:val="005329EE"/>
    <w:rsid w:val="00536F97"/>
    <w:rsid w:val="00537680"/>
    <w:rsid w:val="005410CE"/>
    <w:rsid w:val="00541310"/>
    <w:rsid w:val="00543B40"/>
    <w:rsid w:val="00544901"/>
    <w:rsid w:val="00545449"/>
    <w:rsid w:val="00550C91"/>
    <w:rsid w:val="00551464"/>
    <w:rsid w:val="00556E5A"/>
    <w:rsid w:val="0055725A"/>
    <w:rsid w:val="00560AF2"/>
    <w:rsid w:val="00565E84"/>
    <w:rsid w:val="00570F48"/>
    <w:rsid w:val="00571C8F"/>
    <w:rsid w:val="005735EB"/>
    <w:rsid w:val="005764E7"/>
    <w:rsid w:val="00577736"/>
    <w:rsid w:val="00580333"/>
    <w:rsid w:val="00582725"/>
    <w:rsid w:val="00583E2E"/>
    <w:rsid w:val="00584737"/>
    <w:rsid w:val="00584B20"/>
    <w:rsid w:val="00593C27"/>
    <w:rsid w:val="005946FB"/>
    <w:rsid w:val="00595A06"/>
    <w:rsid w:val="00595F07"/>
    <w:rsid w:val="005A0731"/>
    <w:rsid w:val="005A21AF"/>
    <w:rsid w:val="005A2214"/>
    <w:rsid w:val="005A266F"/>
    <w:rsid w:val="005A34EA"/>
    <w:rsid w:val="005A4890"/>
    <w:rsid w:val="005A5AB6"/>
    <w:rsid w:val="005A60C1"/>
    <w:rsid w:val="005B06D1"/>
    <w:rsid w:val="005B0A3B"/>
    <w:rsid w:val="005B2348"/>
    <w:rsid w:val="005B3640"/>
    <w:rsid w:val="005B3A70"/>
    <w:rsid w:val="005B452A"/>
    <w:rsid w:val="005B77F7"/>
    <w:rsid w:val="005C0771"/>
    <w:rsid w:val="005C0838"/>
    <w:rsid w:val="005C40F0"/>
    <w:rsid w:val="005C59A3"/>
    <w:rsid w:val="005C5CF8"/>
    <w:rsid w:val="005C70BC"/>
    <w:rsid w:val="005C7698"/>
    <w:rsid w:val="005D0C3D"/>
    <w:rsid w:val="005D1926"/>
    <w:rsid w:val="005D3BBA"/>
    <w:rsid w:val="005D4987"/>
    <w:rsid w:val="005E02E9"/>
    <w:rsid w:val="005E18D6"/>
    <w:rsid w:val="005E1AB3"/>
    <w:rsid w:val="005E3118"/>
    <w:rsid w:val="005E4715"/>
    <w:rsid w:val="005F01BD"/>
    <w:rsid w:val="005F2017"/>
    <w:rsid w:val="005F2705"/>
    <w:rsid w:val="005F36A3"/>
    <w:rsid w:val="005F38F8"/>
    <w:rsid w:val="005F43F7"/>
    <w:rsid w:val="005F704C"/>
    <w:rsid w:val="006012B6"/>
    <w:rsid w:val="00603919"/>
    <w:rsid w:val="00606EF2"/>
    <w:rsid w:val="0060791D"/>
    <w:rsid w:val="0061070E"/>
    <w:rsid w:val="00612C57"/>
    <w:rsid w:val="006133F2"/>
    <w:rsid w:val="00615D4C"/>
    <w:rsid w:val="00616486"/>
    <w:rsid w:val="006220FF"/>
    <w:rsid w:val="00622167"/>
    <w:rsid w:val="00624541"/>
    <w:rsid w:val="0062677E"/>
    <w:rsid w:val="00626D71"/>
    <w:rsid w:val="00631F78"/>
    <w:rsid w:val="00633900"/>
    <w:rsid w:val="00633C09"/>
    <w:rsid w:val="00635938"/>
    <w:rsid w:val="00635FA1"/>
    <w:rsid w:val="00640B5C"/>
    <w:rsid w:val="006420B7"/>
    <w:rsid w:val="00644B4E"/>
    <w:rsid w:val="00645DFE"/>
    <w:rsid w:val="00646C9F"/>
    <w:rsid w:val="00652381"/>
    <w:rsid w:val="006530DA"/>
    <w:rsid w:val="0065338A"/>
    <w:rsid w:val="00654DBE"/>
    <w:rsid w:val="00657001"/>
    <w:rsid w:val="00661A7D"/>
    <w:rsid w:val="00663291"/>
    <w:rsid w:val="00665622"/>
    <w:rsid w:val="00667597"/>
    <w:rsid w:val="00667BBC"/>
    <w:rsid w:val="00674195"/>
    <w:rsid w:val="00677798"/>
    <w:rsid w:val="006824DD"/>
    <w:rsid w:val="0068336E"/>
    <w:rsid w:val="006843B9"/>
    <w:rsid w:val="0069107E"/>
    <w:rsid w:val="00694BB1"/>
    <w:rsid w:val="0069697E"/>
    <w:rsid w:val="006A11BD"/>
    <w:rsid w:val="006A1FC9"/>
    <w:rsid w:val="006A262F"/>
    <w:rsid w:val="006A2F46"/>
    <w:rsid w:val="006B2CCF"/>
    <w:rsid w:val="006B58B3"/>
    <w:rsid w:val="006C06EF"/>
    <w:rsid w:val="006C2C6C"/>
    <w:rsid w:val="006C52DC"/>
    <w:rsid w:val="006D1A28"/>
    <w:rsid w:val="006D308A"/>
    <w:rsid w:val="006D36AC"/>
    <w:rsid w:val="006D6AE1"/>
    <w:rsid w:val="006E1509"/>
    <w:rsid w:val="006E2373"/>
    <w:rsid w:val="006E2502"/>
    <w:rsid w:val="006E346A"/>
    <w:rsid w:val="006E3848"/>
    <w:rsid w:val="006E4348"/>
    <w:rsid w:val="006E4540"/>
    <w:rsid w:val="006F0417"/>
    <w:rsid w:val="006F2AD8"/>
    <w:rsid w:val="00701E7F"/>
    <w:rsid w:val="00701FA9"/>
    <w:rsid w:val="007020E7"/>
    <w:rsid w:val="007037C5"/>
    <w:rsid w:val="00703A1F"/>
    <w:rsid w:val="00705B5D"/>
    <w:rsid w:val="00705E2D"/>
    <w:rsid w:val="00711B7B"/>
    <w:rsid w:val="00715BE5"/>
    <w:rsid w:val="0071635F"/>
    <w:rsid w:val="00723FF8"/>
    <w:rsid w:val="007240A5"/>
    <w:rsid w:val="00731EBF"/>
    <w:rsid w:val="00733650"/>
    <w:rsid w:val="007358E9"/>
    <w:rsid w:val="007377E2"/>
    <w:rsid w:val="00740DB4"/>
    <w:rsid w:val="0074244B"/>
    <w:rsid w:val="00743CDF"/>
    <w:rsid w:val="007454A6"/>
    <w:rsid w:val="00745FCC"/>
    <w:rsid w:val="00746D0D"/>
    <w:rsid w:val="007471D0"/>
    <w:rsid w:val="00750510"/>
    <w:rsid w:val="00751E2C"/>
    <w:rsid w:val="0075398F"/>
    <w:rsid w:val="0075525D"/>
    <w:rsid w:val="00756814"/>
    <w:rsid w:val="00762361"/>
    <w:rsid w:val="007631F5"/>
    <w:rsid w:val="00765A0B"/>
    <w:rsid w:val="007713AA"/>
    <w:rsid w:val="00772BCC"/>
    <w:rsid w:val="00772E5B"/>
    <w:rsid w:val="007736FC"/>
    <w:rsid w:val="00773FBD"/>
    <w:rsid w:val="00785B8B"/>
    <w:rsid w:val="00786949"/>
    <w:rsid w:val="00786DED"/>
    <w:rsid w:val="00787DE1"/>
    <w:rsid w:val="007903AF"/>
    <w:rsid w:val="00794876"/>
    <w:rsid w:val="007977A9"/>
    <w:rsid w:val="00797871"/>
    <w:rsid w:val="007A5652"/>
    <w:rsid w:val="007B3761"/>
    <w:rsid w:val="007B4FFF"/>
    <w:rsid w:val="007B7BDE"/>
    <w:rsid w:val="007C199B"/>
    <w:rsid w:val="007C4D3E"/>
    <w:rsid w:val="007C4ED5"/>
    <w:rsid w:val="007C5118"/>
    <w:rsid w:val="007C74A5"/>
    <w:rsid w:val="007D0CAD"/>
    <w:rsid w:val="007D2D70"/>
    <w:rsid w:val="007D6EB2"/>
    <w:rsid w:val="007E0D91"/>
    <w:rsid w:val="007E13DD"/>
    <w:rsid w:val="007E6764"/>
    <w:rsid w:val="007F2AB6"/>
    <w:rsid w:val="007F2E13"/>
    <w:rsid w:val="007F77FE"/>
    <w:rsid w:val="007F7E84"/>
    <w:rsid w:val="00800A30"/>
    <w:rsid w:val="00807E94"/>
    <w:rsid w:val="00815878"/>
    <w:rsid w:val="00817499"/>
    <w:rsid w:val="008229AD"/>
    <w:rsid w:val="00824239"/>
    <w:rsid w:val="00827451"/>
    <w:rsid w:val="008278CF"/>
    <w:rsid w:val="008319AD"/>
    <w:rsid w:val="008342A5"/>
    <w:rsid w:val="008352B4"/>
    <w:rsid w:val="008358EE"/>
    <w:rsid w:val="00836149"/>
    <w:rsid w:val="00836626"/>
    <w:rsid w:val="00840692"/>
    <w:rsid w:val="0084464E"/>
    <w:rsid w:val="008457A6"/>
    <w:rsid w:val="0085170A"/>
    <w:rsid w:val="0085299F"/>
    <w:rsid w:val="00853693"/>
    <w:rsid w:val="0085433B"/>
    <w:rsid w:val="008553EE"/>
    <w:rsid w:val="00856011"/>
    <w:rsid w:val="00860ABA"/>
    <w:rsid w:val="00863969"/>
    <w:rsid w:val="00863F30"/>
    <w:rsid w:val="00864718"/>
    <w:rsid w:val="00867B46"/>
    <w:rsid w:val="0087003E"/>
    <w:rsid w:val="008717C6"/>
    <w:rsid w:val="008730E3"/>
    <w:rsid w:val="008740D2"/>
    <w:rsid w:val="00875EF2"/>
    <w:rsid w:val="008766AC"/>
    <w:rsid w:val="008770F2"/>
    <w:rsid w:val="00877C19"/>
    <w:rsid w:val="00880F4C"/>
    <w:rsid w:val="00885501"/>
    <w:rsid w:val="00885D79"/>
    <w:rsid w:val="008915EA"/>
    <w:rsid w:val="00891800"/>
    <w:rsid w:val="00895B5B"/>
    <w:rsid w:val="008A1088"/>
    <w:rsid w:val="008A5325"/>
    <w:rsid w:val="008A7E7F"/>
    <w:rsid w:val="008A7EF1"/>
    <w:rsid w:val="008B0119"/>
    <w:rsid w:val="008B059D"/>
    <w:rsid w:val="008B0D52"/>
    <w:rsid w:val="008B1998"/>
    <w:rsid w:val="008B1C17"/>
    <w:rsid w:val="008B4C49"/>
    <w:rsid w:val="008B4EFF"/>
    <w:rsid w:val="008B7662"/>
    <w:rsid w:val="008B794F"/>
    <w:rsid w:val="008C1518"/>
    <w:rsid w:val="008C3A70"/>
    <w:rsid w:val="008C7F88"/>
    <w:rsid w:val="008D0579"/>
    <w:rsid w:val="008D452A"/>
    <w:rsid w:val="008E15B6"/>
    <w:rsid w:val="008E3179"/>
    <w:rsid w:val="008E38D9"/>
    <w:rsid w:val="008E4E9C"/>
    <w:rsid w:val="008E5E52"/>
    <w:rsid w:val="008E6870"/>
    <w:rsid w:val="008F128C"/>
    <w:rsid w:val="008F1330"/>
    <w:rsid w:val="008F22EB"/>
    <w:rsid w:val="008F4248"/>
    <w:rsid w:val="008F5A86"/>
    <w:rsid w:val="008F70BB"/>
    <w:rsid w:val="00906655"/>
    <w:rsid w:val="009073B9"/>
    <w:rsid w:val="00914343"/>
    <w:rsid w:val="009152A8"/>
    <w:rsid w:val="00920460"/>
    <w:rsid w:val="00920C9F"/>
    <w:rsid w:val="00922697"/>
    <w:rsid w:val="00925D4F"/>
    <w:rsid w:val="0092612A"/>
    <w:rsid w:val="00926C83"/>
    <w:rsid w:val="00927FDD"/>
    <w:rsid w:val="00930B16"/>
    <w:rsid w:val="00932E54"/>
    <w:rsid w:val="00932E94"/>
    <w:rsid w:val="00933F5E"/>
    <w:rsid w:val="009347CF"/>
    <w:rsid w:val="009360DE"/>
    <w:rsid w:val="00936338"/>
    <w:rsid w:val="00937F91"/>
    <w:rsid w:val="00942724"/>
    <w:rsid w:val="00943315"/>
    <w:rsid w:val="00945AEF"/>
    <w:rsid w:val="0094637F"/>
    <w:rsid w:val="009470CD"/>
    <w:rsid w:val="009474DF"/>
    <w:rsid w:val="00947AB7"/>
    <w:rsid w:val="00950031"/>
    <w:rsid w:val="00951F28"/>
    <w:rsid w:val="00956BBA"/>
    <w:rsid w:val="009579A2"/>
    <w:rsid w:val="00962273"/>
    <w:rsid w:val="00962434"/>
    <w:rsid w:val="00963254"/>
    <w:rsid w:val="0096405C"/>
    <w:rsid w:val="009648F5"/>
    <w:rsid w:val="00964FFC"/>
    <w:rsid w:val="00972A9C"/>
    <w:rsid w:val="00977F4C"/>
    <w:rsid w:val="0098094E"/>
    <w:rsid w:val="0098419B"/>
    <w:rsid w:val="009844C5"/>
    <w:rsid w:val="00984C3E"/>
    <w:rsid w:val="00991D72"/>
    <w:rsid w:val="00993D37"/>
    <w:rsid w:val="00995CF3"/>
    <w:rsid w:val="009A0A0C"/>
    <w:rsid w:val="009A1160"/>
    <w:rsid w:val="009A3B2F"/>
    <w:rsid w:val="009A46C6"/>
    <w:rsid w:val="009A55FA"/>
    <w:rsid w:val="009A5B2A"/>
    <w:rsid w:val="009A5C66"/>
    <w:rsid w:val="009A5CD4"/>
    <w:rsid w:val="009A7964"/>
    <w:rsid w:val="009B66D4"/>
    <w:rsid w:val="009B69DF"/>
    <w:rsid w:val="009B74CA"/>
    <w:rsid w:val="009B7BD2"/>
    <w:rsid w:val="009C237C"/>
    <w:rsid w:val="009C5283"/>
    <w:rsid w:val="009C754B"/>
    <w:rsid w:val="009C762F"/>
    <w:rsid w:val="009D0D02"/>
    <w:rsid w:val="009D5440"/>
    <w:rsid w:val="009D7337"/>
    <w:rsid w:val="009D770B"/>
    <w:rsid w:val="009E0661"/>
    <w:rsid w:val="009E0C40"/>
    <w:rsid w:val="009E3F9E"/>
    <w:rsid w:val="009E4B7F"/>
    <w:rsid w:val="009E7789"/>
    <w:rsid w:val="009F230D"/>
    <w:rsid w:val="009F47EA"/>
    <w:rsid w:val="00A00D80"/>
    <w:rsid w:val="00A07717"/>
    <w:rsid w:val="00A07F91"/>
    <w:rsid w:val="00A10F3D"/>
    <w:rsid w:val="00A116E4"/>
    <w:rsid w:val="00A148AB"/>
    <w:rsid w:val="00A14A80"/>
    <w:rsid w:val="00A1578C"/>
    <w:rsid w:val="00A17118"/>
    <w:rsid w:val="00A229A4"/>
    <w:rsid w:val="00A2420C"/>
    <w:rsid w:val="00A2572B"/>
    <w:rsid w:val="00A2584D"/>
    <w:rsid w:val="00A264C7"/>
    <w:rsid w:val="00A30BC2"/>
    <w:rsid w:val="00A31314"/>
    <w:rsid w:val="00A31463"/>
    <w:rsid w:val="00A31B52"/>
    <w:rsid w:val="00A3259F"/>
    <w:rsid w:val="00A32E37"/>
    <w:rsid w:val="00A3388D"/>
    <w:rsid w:val="00A36CBF"/>
    <w:rsid w:val="00A40004"/>
    <w:rsid w:val="00A40BA1"/>
    <w:rsid w:val="00A42D12"/>
    <w:rsid w:val="00A433A3"/>
    <w:rsid w:val="00A43479"/>
    <w:rsid w:val="00A46C90"/>
    <w:rsid w:val="00A4728F"/>
    <w:rsid w:val="00A476F1"/>
    <w:rsid w:val="00A478B0"/>
    <w:rsid w:val="00A52579"/>
    <w:rsid w:val="00A52F51"/>
    <w:rsid w:val="00A57643"/>
    <w:rsid w:val="00A6057A"/>
    <w:rsid w:val="00A60CF8"/>
    <w:rsid w:val="00A656CD"/>
    <w:rsid w:val="00A66810"/>
    <w:rsid w:val="00A72198"/>
    <w:rsid w:val="00A747BC"/>
    <w:rsid w:val="00A769F6"/>
    <w:rsid w:val="00A772B2"/>
    <w:rsid w:val="00A80FE9"/>
    <w:rsid w:val="00A8719B"/>
    <w:rsid w:val="00A920A5"/>
    <w:rsid w:val="00A958A2"/>
    <w:rsid w:val="00AA1CA2"/>
    <w:rsid w:val="00AA6482"/>
    <w:rsid w:val="00AB1F8A"/>
    <w:rsid w:val="00AB361E"/>
    <w:rsid w:val="00AB38C4"/>
    <w:rsid w:val="00AB563B"/>
    <w:rsid w:val="00AB5BF6"/>
    <w:rsid w:val="00AB7D66"/>
    <w:rsid w:val="00AC0C72"/>
    <w:rsid w:val="00AC2044"/>
    <w:rsid w:val="00AC242E"/>
    <w:rsid w:val="00AC2844"/>
    <w:rsid w:val="00AC357E"/>
    <w:rsid w:val="00AC6947"/>
    <w:rsid w:val="00AC6E50"/>
    <w:rsid w:val="00AD25A4"/>
    <w:rsid w:val="00AE1051"/>
    <w:rsid w:val="00AE2C74"/>
    <w:rsid w:val="00AE49D9"/>
    <w:rsid w:val="00AE510F"/>
    <w:rsid w:val="00AE6D50"/>
    <w:rsid w:val="00AF09EC"/>
    <w:rsid w:val="00AF55F6"/>
    <w:rsid w:val="00AF5F21"/>
    <w:rsid w:val="00AF66FD"/>
    <w:rsid w:val="00AF67C2"/>
    <w:rsid w:val="00AF6993"/>
    <w:rsid w:val="00B00F79"/>
    <w:rsid w:val="00B02941"/>
    <w:rsid w:val="00B07A7C"/>
    <w:rsid w:val="00B10EBE"/>
    <w:rsid w:val="00B11DC9"/>
    <w:rsid w:val="00B22C78"/>
    <w:rsid w:val="00B265FB"/>
    <w:rsid w:val="00B30D85"/>
    <w:rsid w:val="00B31921"/>
    <w:rsid w:val="00B35827"/>
    <w:rsid w:val="00B35B90"/>
    <w:rsid w:val="00B36249"/>
    <w:rsid w:val="00B4494C"/>
    <w:rsid w:val="00B50E8C"/>
    <w:rsid w:val="00B54126"/>
    <w:rsid w:val="00B569EB"/>
    <w:rsid w:val="00B606C2"/>
    <w:rsid w:val="00B62672"/>
    <w:rsid w:val="00B635AD"/>
    <w:rsid w:val="00B635E7"/>
    <w:rsid w:val="00B63D01"/>
    <w:rsid w:val="00B6572C"/>
    <w:rsid w:val="00B65765"/>
    <w:rsid w:val="00B72EB1"/>
    <w:rsid w:val="00B74CA9"/>
    <w:rsid w:val="00B84EE6"/>
    <w:rsid w:val="00B85B0C"/>
    <w:rsid w:val="00B87F05"/>
    <w:rsid w:val="00B9035E"/>
    <w:rsid w:val="00B913D8"/>
    <w:rsid w:val="00B91ADF"/>
    <w:rsid w:val="00B92236"/>
    <w:rsid w:val="00B94D2C"/>
    <w:rsid w:val="00BA26F3"/>
    <w:rsid w:val="00BA3AC0"/>
    <w:rsid w:val="00BA4A80"/>
    <w:rsid w:val="00BA4F22"/>
    <w:rsid w:val="00BA5132"/>
    <w:rsid w:val="00BA7431"/>
    <w:rsid w:val="00BA750E"/>
    <w:rsid w:val="00BA7566"/>
    <w:rsid w:val="00BB59EE"/>
    <w:rsid w:val="00BC2A17"/>
    <w:rsid w:val="00BC3C8D"/>
    <w:rsid w:val="00BC7ECF"/>
    <w:rsid w:val="00BD519E"/>
    <w:rsid w:val="00BD5B00"/>
    <w:rsid w:val="00BE004C"/>
    <w:rsid w:val="00BE152F"/>
    <w:rsid w:val="00BE3AB3"/>
    <w:rsid w:val="00BE4179"/>
    <w:rsid w:val="00BE6213"/>
    <w:rsid w:val="00BE67C5"/>
    <w:rsid w:val="00BF0316"/>
    <w:rsid w:val="00BF0FA5"/>
    <w:rsid w:val="00BF6C04"/>
    <w:rsid w:val="00C045A8"/>
    <w:rsid w:val="00C1197C"/>
    <w:rsid w:val="00C1233A"/>
    <w:rsid w:val="00C1319E"/>
    <w:rsid w:val="00C1648A"/>
    <w:rsid w:val="00C2401D"/>
    <w:rsid w:val="00C270C7"/>
    <w:rsid w:val="00C305A3"/>
    <w:rsid w:val="00C33E3F"/>
    <w:rsid w:val="00C430EC"/>
    <w:rsid w:val="00C444D2"/>
    <w:rsid w:val="00C45D2C"/>
    <w:rsid w:val="00C476A4"/>
    <w:rsid w:val="00C47F10"/>
    <w:rsid w:val="00C511F6"/>
    <w:rsid w:val="00C51C71"/>
    <w:rsid w:val="00C51D44"/>
    <w:rsid w:val="00C555DD"/>
    <w:rsid w:val="00C61604"/>
    <w:rsid w:val="00C61727"/>
    <w:rsid w:val="00C67542"/>
    <w:rsid w:val="00C708AD"/>
    <w:rsid w:val="00C70F5D"/>
    <w:rsid w:val="00C73425"/>
    <w:rsid w:val="00C73DFA"/>
    <w:rsid w:val="00C7558A"/>
    <w:rsid w:val="00C763D4"/>
    <w:rsid w:val="00C80CA7"/>
    <w:rsid w:val="00C83A5E"/>
    <w:rsid w:val="00C87F9D"/>
    <w:rsid w:val="00C90A33"/>
    <w:rsid w:val="00C90ACE"/>
    <w:rsid w:val="00C923A6"/>
    <w:rsid w:val="00C93211"/>
    <w:rsid w:val="00C94565"/>
    <w:rsid w:val="00C9518C"/>
    <w:rsid w:val="00CA0595"/>
    <w:rsid w:val="00CA53F3"/>
    <w:rsid w:val="00CB12AE"/>
    <w:rsid w:val="00CB1FFF"/>
    <w:rsid w:val="00CB2D65"/>
    <w:rsid w:val="00CB51B4"/>
    <w:rsid w:val="00CC08B8"/>
    <w:rsid w:val="00CC429F"/>
    <w:rsid w:val="00CC519D"/>
    <w:rsid w:val="00CC5290"/>
    <w:rsid w:val="00CC60F9"/>
    <w:rsid w:val="00CD202E"/>
    <w:rsid w:val="00CD798F"/>
    <w:rsid w:val="00CE3A3A"/>
    <w:rsid w:val="00CE5434"/>
    <w:rsid w:val="00CE6552"/>
    <w:rsid w:val="00CE6DB1"/>
    <w:rsid w:val="00CF6C35"/>
    <w:rsid w:val="00D00C37"/>
    <w:rsid w:val="00D046F5"/>
    <w:rsid w:val="00D10ADA"/>
    <w:rsid w:val="00D11DBC"/>
    <w:rsid w:val="00D14EB7"/>
    <w:rsid w:val="00D1694A"/>
    <w:rsid w:val="00D169A0"/>
    <w:rsid w:val="00D16EBF"/>
    <w:rsid w:val="00D1769F"/>
    <w:rsid w:val="00D17ABD"/>
    <w:rsid w:val="00D2017C"/>
    <w:rsid w:val="00D2269E"/>
    <w:rsid w:val="00D33CD6"/>
    <w:rsid w:val="00D3502D"/>
    <w:rsid w:val="00D35425"/>
    <w:rsid w:val="00D409C8"/>
    <w:rsid w:val="00D414C3"/>
    <w:rsid w:val="00D42149"/>
    <w:rsid w:val="00D45B0C"/>
    <w:rsid w:val="00D47250"/>
    <w:rsid w:val="00D505FC"/>
    <w:rsid w:val="00D5331C"/>
    <w:rsid w:val="00D5481A"/>
    <w:rsid w:val="00D572ED"/>
    <w:rsid w:val="00D57383"/>
    <w:rsid w:val="00D60D23"/>
    <w:rsid w:val="00D60DED"/>
    <w:rsid w:val="00D6223F"/>
    <w:rsid w:val="00D62982"/>
    <w:rsid w:val="00D65671"/>
    <w:rsid w:val="00D66C51"/>
    <w:rsid w:val="00D67141"/>
    <w:rsid w:val="00D72E2F"/>
    <w:rsid w:val="00D80087"/>
    <w:rsid w:val="00D80749"/>
    <w:rsid w:val="00D817EB"/>
    <w:rsid w:val="00D81CC8"/>
    <w:rsid w:val="00D835D1"/>
    <w:rsid w:val="00D85F37"/>
    <w:rsid w:val="00D87DD4"/>
    <w:rsid w:val="00D87DE5"/>
    <w:rsid w:val="00D93D5F"/>
    <w:rsid w:val="00D96945"/>
    <w:rsid w:val="00D96E63"/>
    <w:rsid w:val="00D97A3A"/>
    <w:rsid w:val="00DA2450"/>
    <w:rsid w:val="00DA3BA1"/>
    <w:rsid w:val="00DA51E7"/>
    <w:rsid w:val="00DA5688"/>
    <w:rsid w:val="00DB034B"/>
    <w:rsid w:val="00DB0C56"/>
    <w:rsid w:val="00DB1F23"/>
    <w:rsid w:val="00DB2A30"/>
    <w:rsid w:val="00DC5B28"/>
    <w:rsid w:val="00DD1595"/>
    <w:rsid w:val="00DD3D55"/>
    <w:rsid w:val="00DE0AD1"/>
    <w:rsid w:val="00DE7937"/>
    <w:rsid w:val="00DF25BD"/>
    <w:rsid w:val="00DF3BE3"/>
    <w:rsid w:val="00DF3CE4"/>
    <w:rsid w:val="00DF4250"/>
    <w:rsid w:val="00DF56CB"/>
    <w:rsid w:val="00DF7F52"/>
    <w:rsid w:val="00E016D8"/>
    <w:rsid w:val="00E06E48"/>
    <w:rsid w:val="00E10789"/>
    <w:rsid w:val="00E14C2E"/>
    <w:rsid w:val="00E2182C"/>
    <w:rsid w:val="00E30371"/>
    <w:rsid w:val="00E307A2"/>
    <w:rsid w:val="00E30C0C"/>
    <w:rsid w:val="00E32589"/>
    <w:rsid w:val="00E35175"/>
    <w:rsid w:val="00E36BAE"/>
    <w:rsid w:val="00E40F0D"/>
    <w:rsid w:val="00E452AC"/>
    <w:rsid w:val="00E47377"/>
    <w:rsid w:val="00E47970"/>
    <w:rsid w:val="00E51092"/>
    <w:rsid w:val="00E5203B"/>
    <w:rsid w:val="00E526E1"/>
    <w:rsid w:val="00E53049"/>
    <w:rsid w:val="00E64374"/>
    <w:rsid w:val="00E646FC"/>
    <w:rsid w:val="00E66987"/>
    <w:rsid w:val="00E70355"/>
    <w:rsid w:val="00E71D66"/>
    <w:rsid w:val="00E72BC1"/>
    <w:rsid w:val="00E7308C"/>
    <w:rsid w:val="00E7519B"/>
    <w:rsid w:val="00E76070"/>
    <w:rsid w:val="00E8029E"/>
    <w:rsid w:val="00E86361"/>
    <w:rsid w:val="00E8636D"/>
    <w:rsid w:val="00E86603"/>
    <w:rsid w:val="00E86DE1"/>
    <w:rsid w:val="00E8718C"/>
    <w:rsid w:val="00E940E6"/>
    <w:rsid w:val="00E95F4B"/>
    <w:rsid w:val="00E966E2"/>
    <w:rsid w:val="00E973B0"/>
    <w:rsid w:val="00EA0AC8"/>
    <w:rsid w:val="00EA219B"/>
    <w:rsid w:val="00EA2CD1"/>
    <w:rsid w:val="00EB33CF"/>
    <w:rsid w:val="00EB5FED"/>
    <w:rsid w:val="00EB653A"/>
    <w:rsid w:val="00EB665E"/>
    <w:rsid w:val="00EB6C6D"/>
    <w:rsid w:val="00EC2102"/>
    <w:rsid w:val="00EC258B"/>
    <w:rsid w:val="00EC3615"/>
    <w:rsid w:val="00EC551B"/>
    <w:rsid w:val="00EC607F"/>
    <w:rsid w:val="00EC65ED"/>
    <w:rsid w:val="00EC6982"/>
    <w:rsid w:val="00EC77C9"/>
    <w:rsid w:val="00EC7941"/>
    <w:rsid w:val="00ED0D47"/>
    <w:rsid w:val="00ED2B07"/>
    <w:rsid w:val="00ED2C68"/>
    <w:rsid w:val="00ED2DE1"/>
    <w:rsid w:val="00ED69F3"/>
    <w:rsid w:val="00EE344E"/>
    <w:rsid w:val="00EE635D"/>
    <w:rsid w:val="00EF1ADA"/>
    <w:rsid w:val="00EF22FE"/>
    <w:rsid w:val="00EF324E"/>
    <w:rsid w:val="00EF3DA8"/>
    <w:rsid w:val="00EF6AC9"/>
    <w:rsid w:val="00F003D7"/>
    <w:rsid w:val="00F04860"/>
    <w:rsid w:val="00F05DFD"/>
    <w:rsid w:val="00F07F32"/>
    <w:rsid w:val="00F11513"/>
    <w:rsid w:val="00F1645B"/>
    <w:rsid w:val="00F173DD"/>
    <w:rsid w:val="00F206B5"/>
    <w:rsid w:val="00F22403"/>
    <w:rsid w:val="00F252B7"/>
    <w:rsid w:val="00F26434"/>
    <w:rsid w:val="00F26598"/>
    <w:rsid w:val="00F26C5D"/>
    <w:rsid w:val="00F30E18"/>
    <w:rsid w:val="00F318DA"/>
    <w:rsid w:val="00F32893"/>
    <w:rsid w:val="00F3475A"/>
    <w:rsid w:val="00F34977"/>
    <w:rsid w:val="00F42B0B"/>
    <w:rsid w:val="00F432D7"/>
    <w:rsid w:val="00F4445F"/>
    <w:rsid w:val="00F45B3F"/>
    <w:rsid w:val="00F46BF6"/>
    <w:rsid w:val="00F51DCA"/>
    <w:rsid w:val="00F539E5"/>
    <w:rsid w:val="00F60086"/>
    <w:rsid w:val="00F62317"/>
    <w:rsid w:val="00F623D6"/>
    <w:rsid w:val="00F63218"/>
    <w:rsid w:val="00F64B70"/>
    <w:rsid w:val="00F64E36"/>
    <w:rsid w:val="00F650C1"/>
    <w:rsid w:val="00F674A0"/>
    <w:rsid w:val="00F7121B"/>
    <w:rsid w:val="00F74398"/>
    <w:rsid w:val="00F748B8"/>
    <w:rsid w:val="00F74CB0"/>
    <w:rsid w:val="00F7608A"/>
    <w:rsid w:val="00F8035E"/>
    <w:rsid w:val="00F80D2D"/>
    <w:rsid w:val="00F81EE1"/>
    <w:rsid w:val="00F876B4"/>
    <w:rsid w:val="00F876F7"/>
    <w:rsid w:val="00F91F06"/>
    <w:rsid w:val="00F95794"/>
    <w:rsid w:val="00FA0F24"/>
    <w:rsid w:val="00FA234C"/>
    <w:rsid w:val="00FA3339"/>
    <w:rsid w:val="00FA452E"/>
    <w:rsid w:val="00FA7DBB"/>
    <w:rsid w:val="00FB2180"/>
    <w:rsid w:val="00FB34DC"/>
    <w:rsid w:val="00FB3A22"/>
    <w:rsid w:val="00FB5BAB"/>
    <w:rsid w:val="00FB62B8"/>
    <w:rsid w:val="00FB715C"/>
    <w:rsid w:val="00FB7569"/>
    <w:rsid w:val="00FC0480"/>
    <w:rsid w:val="00FC57F3"/>
    <w:rsid w:val="00FC6779"/>
    <w:rsid w:val="00FD06F4"/>
    <w:rsid w:val="00FD08DD"/>
    <w:rsid w:val="00FD0D12"/>
    <w:rsid w:val="00FD0F9E"/>
    <w:rsid w:val="00FE0086"/>
    <w:rsid w:val="00FE00D3"/>
    <w:rsid w:val="00FE0168"/>
    <w:rsid w:val="00FE10F2"/>
    <w:rsid w:val="00FE4CD0"/>
    <w:rsid w:val="00FE4F89"/>
    <w:rsid w:val="00FF1893"/>
    <w:rsid w:val="00FF24A3"/>
    <w:rsid w:val="00FF3C5B"/>
    <w:rsid w:val="1D3D2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nhideWhenUsed="0" w:uiPriority="99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nhideWhenUsed="0" w:uiPriority="0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0" w:semiHidden="0" w:name="Strong"/>
    <w:lsdException w:qFormat="1" w:unhideWhenUsed="0" w:uiPriority="20" w:semiHidden="0" w:name="Emphasis"/>
    <w:lsdException w:uiPriority="99" w:name="Document Map"/>
    <w:lsdException w:uiPriority="99" w:semiHidden="0" w:name="Plain Text"/>
    <w:lsdException w:uiPriority="99" w:name="E-mail Signature"/>
    <w:lsdException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Calibri" w:hAnsi="Calibri" w:eastAsia="宋体" w:cs="Times New Roman"/>
      <w:sz w:val="22"/>
      <w:szCs w:val="22"/>
      <w:lang w:val="en-US" w:eastAsia="zh-CN" w:bidi="ar-SA"/>
    </w:rPr>
  </w:style>
  <w:style w:type="character" w:default="1" w:styleId="11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link w:val="22"/>
    <w:semiHidden/>
    <w:unhideWhenUsed/>
    <w:uiPriority w:val="99"/>
    <w:pPr>
      <w:spacing w:after="120"/>
    </w:pPr>
  </w:style>
  <w:style w:type="paragraph" w:styleId="3">
    <w:name w:val="Plain Text"/>
    <w:basedOn w:val="1"/>
    <w:link w:val="20"/>
    <w:unhideWhenUsed/>
    <w:uiPriority w:val="99"/>
    <w:pPr>
      <w:widowControl w:val="0"/>
      <w:spacing w:after="0" w:line="240" w:lineRule="auto"/>
    </w:pPr>
    <w:rPr>
      <w:rFonts w:hAnsi="Courier New"/>
      <w:sz w:val="20"/>
      <w:szCs w:val="21"/>
      <w:lang w:val="zh-CN" w:eastAsia="zh-CN"/>
    </w:rPr>
  </w:style>
  <w:style w:type="paragraph" w:styleId="4">
    <w:name w:val="Balloon Text"/>
    <w:basedOn w:val="1"/>
    <w:link w:val="16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footer"/>
    <w:basedOn w:val="1"/>
    <w:link w:val="28"/>
    <w:unhideWhenUsed/>
    <w:uiPriority w:val="99"/>
    <w:pPr>
      <w:tabs>
        <w:tab w:val="center" w:pos="4320"/>
        <w:tab w:val="right" w:pos="8640"/>
      </w:tabs>
      <w:spacing w:after="0" w:line="240" w:lineRule="auto"/>
    </w:pPr>
  </w:style>
  <w:style w:type="paragraph" w:styleId="6">
    <w:name w:val="header"/>
    <w:basedOn w:val="1"/>
    <w:link w:val="23"/>
    <w:semiHidden/>
    <w:uiPriority w:val="99"/>
    <w:pPr>
      <w:tabs>
        <w:tab w:val="center" w:pos="4320"/>
        <w:tab w:val="right" w:pos="8640"/>
      </w:tabs>
      <w:spacing w:after="0" w:line="240" w:lineRule="auto"/>
    </w:pPr>
    <w:rPr>
      <w:rFonts w:ascii="Arial" w:hAnsi="Arial" w:eastAsia="Times New Roman"/>
      <w:sz w:val="24"/>
      <w:szCs w:val="20"/>
      <w:lang w:val="en-GB" w:eastAsia="en-US"/>
    </w:rPr>
  </w:style>
  <w:style w:type="paragraph" w:styleId="7">
    <w:name w:val="Body Text Indent 3"/>
    <w:basedOn w:val="1"/>
    <w:link w:val="21"/>
    <w:semiHidden/>
    <w:uiPriority w:val="0"/>
    <w:pPr>
      <w:tabs>
        <w:tab w:val="left" w:pos="720"/>
        <w:tab w:val="left" w:pos="2340"/>
        <w:tab w:val="left" w:pos="2520"/>
      </w:tabs>
      <w:spacing w:after="0" w:line="240" w:lineRule="auto"/>
      <w:ind w:left="2520" w:hanging="2520"/>
      <w:jc w:val="both"/>
    </w:pPr>
    <w:rPr>
      <w:rFonts w:ascii="Times New Roman" w:hAnsi="Times New Roman" w:eastAsia="PMingLiU"/>
      <w:szCs w:val="20"/>
      <w:lang w:val="en-GB" w:eastAsia="zh-TW"/>
    </w:rPr>
  </w:style>
  <w:style w:type="paragraph" w:styleId="8">
    <w:name w:val="Normal (Web)"/>
    <w:basedOn w:val="1"/>
    <w:unhideWhenUsed/>
    <w:uiPriority w:val="0"/>
    <w:pPr>
      <w:spacing w:before="100" w:beforeAutospacing="1" w:after="100" w:afterAutospacing="1" w:line="240" w:lineRule="auto"/>
    </w:pPr>
    <w:rPr>
      <w:rFonts w:ascii="宋体" w:hAnsi="宋体" w:cs="宋体"/>
      <w:sz w:val="24"/>
      <w:szCs w:val="24"/>
    </w:rPr>
  </w:style>
  <w:style w:type="table" w:styleId="10">
    <w:name w:val="Table Grid"/>
    <w:basedOn w:val="9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2">
    <w:name w:val="Strong"/>
    <w:qFormat/>
    <w:uiPriority w:val="0"/>
    <w:rPr>
      <w:b/>
      <w:bCs/>
    </w:rPr>
  </w:style>
  <w:style w:type="character" w:styleId="13">
    <w:name w:val="FollowedHyperlink"/>
    <w:basedOn w:val="11"/>
    <w:semiHidden/>
    <w:unhideWhenUsed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14">
    <w:name w:val="Emphasis"/>
    <w:qFormat/>
    <w:uiPriority w:val="20"/>
    <w:rPr>
      <w:i/>
      <w:iCs/>
    </w:rPr>
  </w:style>
  <w:style w:type="character" w:styleId="15">
    <w:name w:val="Hyperlink"/>
    <w:unhideWhenUsed/>
    <w:uiPriority w:val="99"/>
    <w:rPr>
      <w:color w:val="0000FF"/>
      <w:u w:val="single"/>
    </w:rPr>
  </w:style>
  <w:style w:type="character" w:customStyle="1" w:styleId="16">
    <w:name w:val="Balloon Text Char"/>
    <w:link w:val="4"/>
    <w:semiHidden/>
    <w:uiPriority w:val="99"/>
    <w:rPr>
      <w:rFonts w:ascii="Tahoma" w:hAnsi="Tahoma" w:cs="Tahoma"/>
      <w:sz w:val="16"/>
      <w:szCs w:val="16"/>
    </w:rPr>
  </w:style>
  <w:style w:type="character" w:customStyle="1" w:styleId="17">
    <w:name w:val="apple-converted-space"/>
    <w:basedOn w:val="11"/>
    <w:uiPriority w:val="0"/>
  </w:style>
  <w:style w:type="paragraph" w:styleId="18">
    <w:name w:val="List Paragraph"/>
    <w:basedOn w:val="1"/>
    <w:qFormat/>
    <w:uiPriority w:val="34"/>
    <w:pPr>
      <w:spacing w:after="0" w:line="240" w:lineRule="auto"/>
      <w:ind w:left="720"/>
      <w:contextualSpacing/>
      <w:jc w:val="both"/>
    </w:pPr>
    <w:rPr>
      <w:rFonts w:cs="宋体"/>
      <w:sz w:val="21"/>
      <w:szCs w:val="21"/>
    </w:rPr>
  </w:style>
  <w:style w:type="paragraph" w:styleId="19">
    <w:name w:val="No Spacing"/>
    <w:qFormat/>
    <w:uiPriority w:val="1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customStyle="1" w:styleId="20">
    <w:name w:val="Plain Text Char"/>
    <w:basedOn w:val="11"/>
    <w:link w:val="3"/>
    <w:uiPriority w:val="99"/>
    <w:rPr>
      <w:rFonts w:hAnsi="Courier New"/>
      <w:szCs w:val="21"/>
      <w:lang w:val="zh-CN" w:eastAsia="zh-CN"/>
    </w:rPr>
  </w:style>
  <w:style w:type="character" w:customStyle="1" w:styleId="21">
    <w:name w:val="Body Text Indent 3 Char"/>
    <w:basedOn w:val="11"/>
    <w:link w:val="7"/>
    <w:semiHidden/>
    <w:uiPriority w:val="0"/>
    <w:rPr>
      <w:rFonts w:ascii="Times New Roman" w:hAnsi="Times New Roman" w:eastAsia="PMingLiU"/>
      <w:sz w:val="22"/>
      <w:lang w:val="en-GB" w:eastAsia="zh-TW"/>
    </w:rPr>
  </w:style>
  <w:style w:type="character" w:customStyle="1" w:styleId="22">
    <w:name w:val="Body Text Char"/>
    <w:basedOn w:val="11"/>
    <w:link w:val="2"/>
    <w:semiHidden/>
    <w:uiPriority w:val="99"/>
    <w:rPr>
      <w:sz w:val="22"/>
      <w:szCs w:val="22"/>
    </w:rPr>
  </w:style>
  <w:style w:type="character" w:customStyle="1" w:styleId="23">
    <w:name w:val="Header Char"/>
    <w:basedOn w:val="11"/>
    <w:link w:val="6"/>
    <w:semiHidden/>
    <w:uiPriority w:val="99"/>
    <w:rPr>
      <w:rFonts w:ascii="Arial" w:hAnsi="Arial" w:eastAsia="Times New Roman"/>
      <w:sz w:val="24"/>
      <w:lang w:val="en-GB" w:eastAsia="en-US"/>
    </w:rPr>
  </w:style>
  <w:style w:type="character" w:customStyle="1" w:styleId="24">
    <w:name w:val="style13"/>
    <w:uiPriority w:val="0"/>
    <w:rPr>
      <w:color w:val="000000"/>
      <w:sz w:val="16"/>
      <w:szCs w:val="16"/>
    </w:rPr>
  </w:style>
  <w:style w:type="character" w:customStyle="1" w:styleId="25">
    <w:name w:val="CN"/>
    <w:uiPriority w:val="0"/>
    <w:rPr>
      <w:rFonts w:ascii="STHeiti" w:hAnsi="STHeiti" w:eastAsia="STHeiti"/>
      <w:color w:val="000000"/>
      <w:spacing w:val="-2"/>
      <w:w w:val="100"/>
      <w:position w:val="0"/>
      <w:sz w:val="16"/>
      <w:szCs w:val="16"/>
      <w:u w:val="none"/>
      <w:vertAlign w:val="baseline"/>
    </w:rPr>
  </w:style>
  <w:style w:type="character" w:customStyle="1" w:styleId="26">
    <w:name w:val="CN shop"/>
    <w:uiPriority w:val="0"/>
    <w:rPr>
      <w:rFonts w:ascii="STHeiti" w:hAnsi="STHeiti" w:eastAsia="STHeiti"/>
      <w:color w:val="000000"/>
      <w:spacing w:val="-2"/>
      <w:w w:val="100"/>
      <w:position w:val="0"/>
      <w:sz w:val="16"/>
      <w:szCs w:val="16"/>
      <w:u w:val="none"/>
      <w:vertAlign w:val="baseline"/>
    </w:rPr>
  </w:style>
  <w:style w:type="paragraph" w:customStyle="1" w:styleId="27">
    <w:name w:val="Default"/>
    <w:uiPriority w:val="99"/>
    <w:pPr>
      <w:widowControl w:val="0"/>
      <w:autoSpaceDE w:val="0"/>
      <w:autoSpaceDN w:val="0"/>
      <w:adjustRightInd w:val="0"/>
    </w:pPr>
    <w:rPr>
      <w:rFonts w:ascii="宋体" w:eastAsia="宋体" w:cs="宋体" w:hAnsiTheme="minorHAnsi"/>
      <w:color w:val="000000"/>
      <w:sz w:val="24"/>
      <w:szCs w:val="24"/>
      <w:lang w:val="en-US" w:eastAsia="zh-CN" w:bidi="ar-SA"/>
    </w:rPr>
  </w:style>
  <w:style w:type="character" w:customStyle="1" w:styleId="28">
    <w:name w:val="Footer Char"/>
    <w:basedOn w:val="11"/>
    <w:link w:val="5"/>
    <w:uiPriority w:val="99"/>
    <w:rPr>
      <w:sz w:val="22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emf"/><Relationship Id="rId8" Type="http://schemas.openxmlformats.org/officeDocument/2006/relationships/oleObject" Target="embeddings/oleObject2.bin"/><Relationship Id="rId7" Type="http://schemas.openxmlformats.org/officeDocument/2006/relationships/image" Target="media/image1.png"/><Relationship Id="rId6" Type="http://schemas.openxmlformats.org/officeDocument/2006/relationships/oleObject" Target="embeddings/oleObject1.bin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microsoft.com/office/2011/relationships/people" Target="people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5.xml"/><Relationship Id="rId18" Type="http://schemas.openxmlformats.org/officeDocument/2006/relationships/customXml" Target="../customXml/item4.xml"/><Relationship Id="rId17" Type="http://schemas.openxmlformats.org/officeDocument/2006/relationships/customXml" Target="../customXml/item3.xml"/><Relationship Id="rId16" Type="http://schemas.openxmlformats.org/officeDocument/2006/relationships/customXml" Target="../customXml/item2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4.emf"/><Relationship Id="rId12" Type="http://schemas.openxmlformats.org/officeDocument/2006/relationships/oleObject" Target="embeddings/oleObject4.bin"/><Relationship Id="rId11" Type="http://schemas.openxmlformats.org/officeDocument/2006/relationships/image" Target="media/image3.emf"/><Relationship Id="rId10" Type="http://schemas.openxmlformats.org/officeDocument/2006/relationships/oleObject" Target="embeddings/oleObject3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XMLData TextToDisplay="%CLASSIFICATIONDATETIME%">07:56 01/06/2021</XMLData>
</file>

<file path=customXml/item4.xml><?xml version="1.0" encoding="utf-8"?>
<XMLData TextToDisplay="%DOCUMENTGUID%">{00000000-0000-0000-0000-000000000000}</XMLData>
</file>

<file path=customXml/item5.xml><?xml version="1.0" encoding="utf-8"?>
<XMLData TextToDisplay="RightsWATCHMark">8|CITI-No PII-Internal|{00000000-0000-0000-0000-000000000000}</XML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C7684EA-6478-47B8-81ED-646003181E81}">
  <ds:schemaRefs/>
</ds:datastoreItem>
</file>

<file path=customXml/itemProps3.xml><?xml version="1.0" encoding="utf-8"?>
<ds:datastoreItem xmlns:ds="http://schemas.openxmlformats.org/officeDocument/2006/customXml" ds:itemID="{48F84C24-94E2-4E91-A9FD-04240BD19AE1}">
  <ds:schemaRefs/>
</ds:datastoreItem>
</file>

<file path=customXml/itemProps4.xml><?xml version="1.0" encoding="utf-8"?>
<ds:datastoreItem xmlns:ds="http://schemas.openxmlformats.org/officeDocument/2006/customXml" ds:itemID="{49A6A3FC-DB4E-47FB-99D0-F4A765ECD305}">
  <ds:schemaRefs/>
</ds:datastoreItem>
</file>

<file path=customXml/itemProps5.xml><?xml version="1.0" encoding="utf-8"?>
<ds:datastoreItem xmlns:ds="http://schemas.openxmlformats.org/officeDocument/2006/customXml" ds:itemID="{17905CB2-6002-4D5D-9497-19FD52127B2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Citigroup</Company>
  <Pages>3</Pages>
  <Words>256</Words>
  <Characters>1465</Characters>
  <Lines>12</Lines>
  <Paragraphs>3</Paragraphs>
  <TotalTime>1</TotalTime>
  <ScaleCrop>false</ScaleCrop>
  <LinksUpToDate>false</LinksUpToDate>
  <CharactersWithSpaces>1718</CharactersWithSpaces>
  <Application>WPS Office_11.1.0.10495_F1E327BC-269C-435d-A152-05C5408002CA</Application>
  <DocSecurity>4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2021-06-01T08:38:00Z</dcterms:created>
  <dc:creator>Yin, Xiaoyuan [GCG-AP_CHN]</dc:creator>
  <cp:lastModifiedBy>Admin</cp:lastModifiedBy>
  <dcterms:modified xsi:type="dcterms:W3CDTF">2021-06-02T08:56:55Z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RightsWATCHMark">
    <vt:lpwstr>8|CITI-No PII-Internal|{00000000-0000-0000-0000-000000000000}</vt:lpwstr>
  </property>
  <property fmtid="{D5CDD505-2E9C-101B-9397-08002B2CF9AE}" pid="3" name="KSOProductBuildVer">
    <vt:lpwstr>2052-11.1.0.10495</vt:lpwstr>
  </property>
  <property fmtid="{D5CDD505-2E9C-101B-9397-08002B2CF9AE}" pid="4" name="ICV">
    <vt:lpwstr>20DCFC5FF53C4FF9A04E0D2C8847378D</vt:lpwstr>
  </property>
</Properties>
</file>